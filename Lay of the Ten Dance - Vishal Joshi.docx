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D2EC" w14:textId="08E5D03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"In the dream I am standing on the </w:t>
      </w:r>
      <w:r w:rsidR="00424B07" w:rsidRPr="00082DC1">
        <w:rPr>
          <w:rFonts w:ascii="Times New Roman" w:hAnsi="Times New Roman" w:cs="Times New Roman"/>
        </w:rPr>
        <w:t>banks</w:t>
      </w:r>
      <w:r w:rsidRPr="00082DC1">
        <w:rPr>
          <w:rFonts w:ascii="Times New Roman" w:hAnsi="Times New Roman" w:cs="Times New Roman"/>
        </w:rPr>
        <w:t xml:space="preserve"> of a </w:t>
      </w:r>
      <w:r w:rsidR="008A4557" w:rsidRPr="00082DC1">
        <w:rPr>
          <w:rFonts w:ascii="Times New Roman" w:hAnsi="Times New Roman" w:cs="Times New Roman"/>
        </w:rPr>
        <w:t>great</w:t>
      </w:r>
      <w:r w:rsidRPr="00082DC1">
        <w:rPr>
          <w:rFonts w:ascii="Times New Roman" w:hAnsi="Times New Roman" w:cs="Times New Roman"/>
        </w:rPr>
        <w:t xml:space="preserve"> lake, the sky is reflected in the water. It is a starry night. In the centre of the lake, there is an island. I see the glow of a fire. There is music, quietened by the distance."  He spoke as plainly as he could about the experience, that was of utmost importance.</w:t>
      </w:r>
    </w:p>
    <w:p w14:paraId="7C0619F5" w14:textId="3743A23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"Where is this lake?" The Master's voice was brittle and bored.</w:t>
      </w:r>
    </w:p>
    <w:p w14:paraId="111EBA14" w14:textId="42AEC29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do not know. The lake was surrounded by a forest of giant trees, with grey boughs. I could not make out any constellations; the sky was so full." The Amateur saw no other way to describe that cataracted sky, milk clots wheeling away into infinity.</w:t>
      </w:r>
    </w:p>
    <w:p w14:paraId="62D53E4C"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"Speak plainly." An edge of irritation entered the Master's voice.</w:t>
      </w:r>
    </w:p>
    <w:p w14:paraId="29C3C9D2"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"There was no discernible pattern to the stars, or maybe it was hidden because of how many there were."</w:t>
      </w:r>
    </w:p>
    <w:p w14:paraId="57223975"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"Is that all?"</w:t>
      </w:r>
    </w:p>
    <w:p w14:paraId="570311DF" w14:textId="58A67C7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"There is more. I remember crossing the lake in a boat, the boatman was familiar to </w:t>
      </w:r>
      <w:r w:rsidR="00773143" w:rsidRPr="00082DC1">
        <w:rPr>
          <w:rFonts w:ascii="Times New Roman" w:hAnsi="Times New Roman" w:cs="Times New Roman"/>
        </w:rPr>
        <w:t>me,</w:t>
      </w:r>
      <w:r w:rsidRPr="00082DC1">
        <w:rPr>
          <w:rFonts w:ascii="Times New Roman" w:hAnsi="Times New Roman" w:cs="Times New Roman"/>
        </w:rPr>
        <w:t xml:space="preserve"> </w:t>
      </w:r>
      <w:r w:rsidR="00773143" w:rsidRPr="00082DC1">
        <w:rPr>
          <w:rFonts w:ascii="Times New Roman" w:hAnsi="Times New Roman" w:cs="Times New Roman"/>
        </w:rPr>
        <w:t>but</w:t>
      </w:r>
      <w:r w:rsidRPr="00082DC1">
        <w:rPr>
          <w:rFonts w:ascii="Times New Roman" w:hAnsi="Times New Roman" w:cs="Times New Roman"/>
        </w:rPr>
        <w:t xml:space="preserve"> he did not have an oar." He could still remember the proud silhouette.</w:t>
      </w:r>
    </w:p>
    <w:p w14:paraId="2BD18615" w14:textId="33BF02F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"That is ridiculous." It would have felt better had the Master taken offense to </w:t>
      </w:r>
      <w:r w:rsidR="00F76AE3" w:rsidRPr="00082DC1">
        <w:rPr>
          <w:rFonts w:ascii="Times New Roman" w:hAnsi="Times New Roman" w:cs="Times New Roman"/>
        </w:rPr>
        <w:t>the boy’s</w:t>
      </w:r>
      <w:r w:rsidRPr="00082DC1">
        <w:rPr>
          <w:rFonts w:ascii="Times New Roman" w:hAnsi="Times New Roman" w:cs="Times New Roman"/>
        </w:rPr>
        <w:t xml:space="preserve"> statement</w:t>
      </w:r>
      <w:r w:rsidR="003E2A1B" w:rsidRPr="00082DC1">
        <w:rPr>
          <w:rFonts w:ascii="Times New Roman" w:hAnsi="Times New Roman" w:cs="Times New Roman"/>
        </w:rPr>
        <w:t>, instead</w:t>
      </w:r>
      <w:r w:rsidRPr="00082DC1">
        <w:rPr>
          <w:rFonts w:ascii="Times New Roman" w:hAnsi="Times New Roman" w:cs="Times New Roman"/>
        </w:rPr>
        <w:t xml:space="preserve"> </w:t>
      </w:r>
      <w:r w:rsidR="003E2A1B" w:rsidRPr="00082DC1">
        <w:rPr>
          <w:rFonts w:ascii="Times New Roman" w:hAnsi="Times New Roman" w:cs="Times New Roman"/>
        </w:rPr>
        <w:t>he</w:t>
      </w:r>
      <w:r w:rsidRPr="00082DC1">
        <w:rPr>
          <w:rFonts w:ascii="Times New Roman" w:hAnsi="Times New Roman" w:cs="Times New Roman"/>
        </w:rPr>
        <w:t xml:space="preserve"> batted it away with disinterest.</w:t>
      </w:r>
    </w:p>
    <w:p w14:paraId="2011A6F4" w14:textId="1C9910F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agree, but it is what I saw. The dream ends with the boat reaching the island and this flame </w:t>
      </w:r>
      <w:r w:rsidR="00587E79" w:rsidRPr="00082DC1">
        <w:rPr>
          <w:rFonts w:ascii="Times New Roman" w:hAnsi="Times New Roman" w:cs="Times New Roman"/>
        </w:rPr>
        <w:t xml:space="preserve">that seems to </w:t>
      </w:r>
      <w:r w:rsidRPr="00082DC1">
        <w:rPr>
          <w:rFonts w:ascii="Times New Roman" w:hAnsi="Times New Roman" w:cs="Times New Roman"/>
        </w:rPr>
        <w:t>danc</w:t>
      </w:r>
      <w:r w:rsidR="00587E79" w:rsidRPr="00082DC1">
        <w:rPr>
          <w:rFonts w:ascii="Times New Roman" w:hAnsi="Times New Roman" w:cs="Times New Roman"/>
        </w:rPr>
        <w:t>e, seen</w:t>
      </w:r>
      <w:r w:rsidRPr="00082DC1">
        <w:rPr>
          <w:rFonts w:ascii="Times New Roman" w:hAnsi="Times New Roman" w:cs="Times New Roman"/>
        </w:rPr>
        <w:t xml:space="preserve"> </w:t>
      </w:r>
      <w:r w:rsidR="00587E79" w:rsidRPr="00082DC1">
        <w:rPr>
          <w:rFonts w:ascii="Times New Roman" w:hAnsi="Times New Roman" w:cs="Times New Roman"/>
        </w:rPr>
        <w:t xml:space="preserve">through </w:t>
      </w:r>
      <w:r w:rsidRPr="00082DC1">
        <w:rPr>
          <w:rFonts w:ascii="Times New Roman" w:hAnsi="Times New Roman" w:cs="Times New Roman"/>
        </w:rPr>
        <w:t>the trees."</w:t>
      </w:r>
    </w:p>
    <w:p w14:paraId="603E9184"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"Speak plainly!" The Master bared the blade of his disapproval. The Amateur's hackles rose, sweat starting at the joints of his clothes. He could feel a warmth around his ears. It was the tiredness dulling the precision of his speech, which was an excuse his Master would not except.</w:t>
      </w:r>
    </w:p>
    <w:p w14:paraId="726D3B3B" w14:textId="77777777" w:rsidR="00116956"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"Apologies </w:t>
      </w:r>
      <w:r w:rsidR="00587E79" w:rsidRPr="00082DC1">
        <w:rPr>
          <w:rFonts w:ascii="Times New Roman" w:hAnsi="Times New Roman" w:cs="Times New Roman"/>
        </w:rPr>
        <w:t>M</w:t>
      </w:r>
      <w:r w:rsidRPr="00082DC1">
        <w:rPr>
          <w:rFonts w:ascii="Times New Roman" w:hAnsi="Times New Roman" w:cs="Times New Roman"/>
        </w:rPr>
        <w:t xml:space="preserve">aster. The fire was the last thing I </w:t>
      </w:r>
      <w:r w:rsidR="00587E79" w:rsidRPr="00082DC1">
        <w:rPr>
          <w:rFonts w:ascii="Times New Roman" w:hAnsi="Times New Roman" w:cs="Times New Roman"/>
        </w:rPr>
        <w:t>saw;</w:t>
      </w:r>
      <w:r w:rsidRPr="00082DC1">
        <w:rPr>
          <w:rFonts w:ascii="Times New Roman" w:hAnsi="Times New Roman" w:cs="Times New Roman"/>
        </w:rPr>
        <w:t xml:space="preserve"> the music had gotten louder but it was no sound I could recognise." </w:t>
      </w:r>
    </w:p>
    <w:p w14:paraId="41041D4E" w14:textId="04C41BD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116956" w:rsidRPr="00082DC1">
        <w:rPr>
          <w:rFonts w:ascii="Times New Roman" w:hAnsi="Times New Roman" w:cs="Times New Roman"/>
        </w:rPr>
        <w:t>That</w:t>
      </w:r>
      <w:r w:rsidRPr="00082DC1">
        <w:rPr>
          <w:rFonts w:ascii="Times New Roman" w:hAnsi="Times New Roman" w:cs="Times New Roman"/>
        </w:rPr>
        <w:t xml:space="preserve"> is unimportant. Is this the first one?" Here was interest, that of a leopard stalking a fawn.</w:t>
      </w:r>
    </w:p>
    <w:p w14:paraId="55E50490"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"Yes." </w:t>
      </w:r>
    </w:p>
    <w:p w14:paraId="4DECF03D"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"Do not lie."</w:t>
      </w:r>
    </w:p>
    <w:p w14:paraId="15C92B88" w14:textId="143CCE2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"It is the first." His voice had wavered, although he was telling the truth, knowing full well the Master would have been more pleased had he been lying. The Amateur's spine prickled </w:t>
      </w:r>
      <w:r w:rsidR="00F57A50" w:rsidRPr="00082DC1">
        <w:rPr>
          <w:rFonts w:ascii="Times New Roman" w:hAnsi="Times New Roman" w:cs="Times New Roman"/>
        </w:rPr>
        <w:t>hotly</w:t>
      </w:r>
      <w:r w:rsidRPr="00082DC1">
        <w:rPr>
          <w:rFonts w:ascii="Times New Roman" w:hAnsi="Times New Roman" w:cs="Times New Roman"/>
        </w:rPr>
        <w:t xml:space="preserve">. </w:t>
      </w:r>
    </w:p>
    <w:p w14:paraId="709C6A3E" w14:textId="33F7654B" w:rsidR="00493C4F" w:rsidRPr="00082DC1" w:rsidRDefault="00A6389F" w:rsidP="00CC0FFF">
      <w:pPr>
        <w:spacing w:line="480" w:lineRule="auto"/>
        <w:rPr>
          <w:ins w:id="0" w:author="Emily Barrett" w:date="2026-01-30T12:03:00Z" w16du:dateUtc="2026-01-30T12:03:00Z"/>
          <w:rFonts w:ascii="Times New Roman" w:hAnsi="Times New Roman" w:cs="Times New Roman"/>
        </w:rPr>
      </w:pPr>
      <w:r w:rsidRPr="00082DC1">
        <w:rPr>
          <w:rFonts w:ascii="Times New Roman" w:hAnsi="Times New Roman" w:cs="Times New Roman"/>
        </w:rPr>
        <w:t>"There will not be others, I trust. Have you been doing the nightly exercises</w:t>
      </w:r>
      <w:r w:rsidR="00F57A50" w:rsidRPr="00082DC1">
        <w:rPr>
          <w:rFonts w:ascii="Times New Roman" w:hAnsi="Times New Roman" w:cs="Times New Roman"/>
        </w:rPr>
        <w:t>?</w:t>
      </w:r>
      <w:r w:rsidRPr="00082DC1">
        <w:rPr>
          <w:rFonts w:ascii="Times New Roman" w:hAnsi="Times New Roman" w:cs="Times New Roman"/>
        </w:rPr>
        <w:t xml:space="preserve">" The Master's gaze broke away from his own, </w:t>
      </w:r>
      <w:r w:rsidR="00F76C8F" w:rsidRPr="00082DC1">
        <w:rPr>
          <w:rFonts w:ascii="Times New Roman" w:hAnsi="Times New Roman" w:cs="Times New Roman"/>
        </w:rPr>
        <w:t>leaving behind an</w:t>
      </w:r>
      <w:r w:rsidRPr="00082DC1">
        <w:rPr>
          <w:rFonts w:ascii="Times New Roman" w:hAnsi="Times New Roman" w:cs="Times New Roman"/>
        </w:rPr>
        <w:t xml:space="preserve"> impression of holes </w:t>
      </w:r>
      <w:r w:rsidR="00F76C8F" w:rsidRPr="00082DC1">
        <w:rPr>
          <w:rFonts w:ascii="Times New Roman" w:hAnsi="Times New Roman" w:cs="Times New Roman"/>
        </w:rPr>
        <w:t xml:space="preserve">bored </w:t>
      </w:r>
      <w:r w:rsidRPr="00082DC1">
        <w:rPr>
          <w:rFonts w:ascii="Times New Roman" w:hAnsi="Times New Roman" w:cs="Times New Roman"/>
        </w:rPr>
        <w:t>in</w:t>
      </w:r>
      <w:r w:rsidR="00F76C8F" w:rsidRPr="00082DC1">
        <w:rPr>
          <w:rFonts w:ascii="Times New Roman" w:hAnsi="Times New Roman" w:cs="Times New Roman"/>
        </w:rPr>
        <w:t>to</w:t>
      </w:r>
      <w:r w:rsidRPr="00082DC1">
        <w:rPr>
          <w:rFonts w:ascii="Times New Roman" w:hAnsi="Times New Roman" w:cs="Times New Roman"/>
        </w:rPr>
        <w:t xml:space="preserve"> </w:t>
      </w:r>
      <w:r w:rsidR="005F0860" w:rsidRPr="00082DC1">
        <w:rPr>
          <w:rFonts w:ascii="Times New Roman" w:hAnsi="Times New Roman" w:cs="Times New Roman"/>
        </w:rPr>
        <w:t>the very air</w:t>
      </w:r>
      <w:r w:rsidRPr="00082DC1">
        <w:rPr>
          <w:rFonts w:ascii="Times New Roman" w:hAnsi="Times New Roman" w:cs="Times New Roman"/>
        </w:rPr>
        <w:t xml:space="preserve">. </w:t>
      </w:r>
    </w:p>
    <w:p w14:paraId="6197ABF0" w14:textId="431F5AB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Clearing his throat the Amateur replied</w:t>
      </w:r>
      <w:ins w:id="1" w:author="Emily Barrett" w:date="2026-01-30T12:03:00Z" w16du:dateUtc="2026-01-30T12:03:00Z">
        <w:r w:rsidR="006143CD" w:rsidRPr="00082DC1">
          <w:rPr>
            <w:rFonts w:ascii="Times New Roman" w:hAnsi="Times New Roman" w:cs="Times New Roman"/>
          </w:rPr>
          <w:t>,</w:t>
        </w:r>
      </w:ins>
      <w:r w:rsidRPr="00082DC1">
        <w:rPr>
          <w:rFonts w:ascii="Times New Roman" w:hAnsi="Times New Roman" w:cs="Times New Roman"/>
        </w:rPr>
        <w:t xml:space="preserve"> "yes, without fail." </w:t>
      </w:r>
    </w:p>
    <w:p w14:paraId="12AC047C"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"More diligence is clearly required." He stood up and left unceremoniously, leaving the Amateur seated in the centre of the room.</w:t>
      </w:r>
    </w:p>
    <w:p w14:paraId="40591985" w14:textId="3048623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"Yes </w:t>
      </w:r>
      <w:r w:rsidR="005F0860" w:rsidRPr="00082DC1">
        <w:rPr>
          <w:rFonts w:ascii="Times New Roman" w:hAnsi="Times New Roman" w:cs="Times New Roman"/>
        </w:rPr>
        <w:t>Master</w:t>
      </w:r>
      <w:ins w:id="2" w:author="Emily Barrett" w:date="2026-01-30T12:03:00Z" w16du:dateUtc="2026-01-30T12:03:00Z">
        <w:r w:rsidR="006143CD" w:rsidRPr="00082DC1">
          <w:rPr>
            <w:rFonts w:ascii="Times New Roman" w:hAnsi="Times New Roman" w:cs="Times New Roman"/>
          </w:rPr>
          <w:t>,</w:t>
        </w:r>
      </w:ins>
      <w:r w:rsidRPr="00082DC1">
        <w:rPr>
          <w:rFonts w:ascii="Times New Roman" w:hAnsi="Times New Roman" w:cs="Times New Roman"/>
        </w:rPr>
        <w:t xml:space="preserve">" he whispered. He was on the verge of tears as he headed back to his cell. </w:t>
      </w:r>
    </w:p>
    <w:p w14:paraId="3534EB3E" w14:textId="07CE564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A month later he received his biggest commission yet. </w:t>
      </w:r>
      <w:r w:rsidR="00806C57" w:rsidRPr="00082DC1">
        <w:rPr>
          <w:rFonts w:ascii="Times New Roman" w:hAnsi="Times New Roman" w:cs="Times New Roman"/>
        </w:rPr>
        <w:t xml:space="preserve">In the </w:t>
      </w:r>
      <w:r w:rsidR="00194835" w:rsidRPr="00082DC1">
        <w:rPr>
          <w:rFonts w:ascii="Times New Roman" w:hAnsi="Times New Roman" w:cs="Times New Roman"/>
        </w:rPr>
        <w:t>meantime,</w:t>
      </w:r>
      <w:r w:rsidR="00806C57" w:rsidRPr="00082DC1">
        <w:rPr>
          <w:rFonts w:ascii="Times New Roman" w:hAnsi="Times New Roman" w:cs="Times New Roman"/>
        </w:rPr>
        <w:t xml:space="preserve"> s</w:t>
      </w:r>
      <w:r w:rsidRPr="00082DC1">
        <w:rPr>
          <w:rFonts w:ascii="Times New Roman" w:hAnsi="Times New Roman" w:cs="Times New Roman"/>
        </w:rPr>
        <w:t xml:space="preserve">leep had not improved and he was fraying. Every ounce of his will holding together the pretence that the nightly exercises were working. Yet </w:t>
      </w:r>
      <w:r w:rsidR="00194835" w:rsidRPr="00082DC1">
        <w:rPr>
          <w:rFonts w:ascii="Times New Roman" w:hAnsi="Times New Roman" w:cs="Times New Roman"/>
        </w:rPr>
        <w:t>each dawn</w:t>
      </w:r>
      <w:r w:rsidRPr="00082DC1">
        <w:rPr>
          <w:rFonts w:ascii="Times New Roman" w:hAnsi="Times New Roman" w:cs="Times New Roman"/>
        </w:rPr>
        <w:t xml:space="preserve">, he </w:t>
      </w:r>
      <w:r w:rsidR="00194835" w:rsidRPr="00082DC1">
        <w:rPr>
          <w:rFonts w:ascii="Times New Roman" w:hAnsi="Times New Roman" w:cs="Times New Roman"/>
        </w:rPr>
        <w:t>awoke</w:t>
      </w:r>
      <w:r w:rsidRPr="00082DC1">
        <w:rPr>
          <w:rFonts w:ascii="Times New Roman" w:hAnsi="Times New Roman" w:cs="Times New Roman"/>
        </w:rPr>
        <w:t xml:space="preserve"> in cold sweats and</w:t>
      </w:r>
      <w:r w:rsidR="00194835" w:rsidRPr="00082DC1">
        <w:rPr>
          <w:rFonts w:ascii="Times New Roman" w:hAnsi="Times New Roman" w:cs="Times New Roman"/>
        </w:rPr>
        <w:t xml:space="preserve"> an</w:t>
      </w:r>
      <w:r w:rsidRPr="00082DC1">
        <w:rPr>
          <w:rFonts w:ascii="Times New Roman" w:hAnsi="Times New Roman" w:cs="Times New Roman"/>
        </w:rPr>
        <w:t xml:space="preserve"> acridity in his gorge. </w:t>
      </w:r>
      <w:r w:rsidR="00194835" w:rsidRPr="00082DC1">
        <w:rPr>
          <w:rFonts w:ascii="Times New Roman" w:hAnsi="Times New Roman" w:cs="Times New Roman"/>
        </w:rPr>
        <w:t>Despite this, t</w:t>
      </w:r>
      <w:r w:rsidRPr="00082DC1">
        <w:rPr>
          <w:rFonts w:ascii="Times New Roman" w:hAnsi="Times New Roman" w:cs="Times New Roman"/>
        </w:rPr>
        <w:t xml:space="preserve">here were </w:t>
      </w:r>
      <w:r w:rsidR="00A26DF1" w:rsidRPr="00082DC1">
        <w:rPr>
          <w:rFonts w:ascii="Times New Roman" w:hAnsi="Times New Roman" w:cs="Times New Roman"/>
        </w:rPr>
        <w:t xml:space="preserve">scarce </w:t>
      </w:r>
      <w:r w:rsidRPr="00082DC1">
        <w:rPr>
          <w:rFonts w:ascii="Times New Roman" w:hAnsi="Times New Roman" w:cs="Times New Roman"/>
        </w:rPr>
        <w:t xml:space="preserve">moments of ecstasy during his hours of training. He would stand in front of his canvas or at the kiln and coax a sliver of reality into his chosen medium, trapping it </w:t>
      </w:r>
      <w:r w:rsidR="001E330A" w:rsidRPr="00082DC1">
        <w:rPr>
          <w:rFonts w:ascii="Times New Roman" w:hAnsi="Times New Roman" w:cs="Times New Roman"/>
        </w:rPr>
        <w:t>masterfully</w:t>
      </w:r>
      <w:r w:rsidRPr="00082DC1">
        <w:rPr>
          <w:rFonts w:ascii="Times New Roman" w:hAnsi="Times New Roman" w:cs="Times New Roman"/>
        </w:rPr>
        <w:t xml:space="preserve">. Then followed the caesura hours where reality seemed to melt. The dream had bled into his waking hours. By the time he was summoned to The </w:t>
      </w:r>
      <w:r w:rsidRPr="00082DC1">
        <w:rPr>
          <w:rFonts w:ascii="Times New Roman" w:hAnsi="Times New Roman" w:cs="Times New Roman"/>
        </w:rPr>
        <w:lastRenderedPageBreak/>
        <w:t xml:space="preserve">Master's chamber on the next full moon, he walked the halls of the </w:t>
      </w:r>
      <w:r w:rsidR="00A56E14" w:rsidRPr="00082DC1">
        <w:rPr>
          <w:rFonts w:ascii="Times New Roman" w:hAnsi="Times New Roman" w:cs="Times New Roman"/>
        </w:rPr>
        <w:t>Workshop</w:t>
      </w:r>
      <w:r w:rsidRPr="00082DC1">
        <w:rPr>
          <w:rFonts w:ascii="Times New Roman" w:hAnsi="Times New Roman" w:cs="Times New Roman"/>
        </w:rPr>
        <w:t xml:space="preserve"> in a liminal </w:t>
      </w:r>
      <w:r w:rsidR="00A56E14" w:rsidRPr="00082DC1">
        <w:rPr>
          <w:rFonts w:ascii="Times New Roman" w:hAnsi="Times New Roman" w:cs="Times New Roman"/>
        </w:rPr>
        <w:t>stupor</w:t>
      </w:r>
      <w:r w:rsidRPr="00082DC1">
        <w:rPr>
          <w:rFonts w:ascii="Times New Roman" w:hAnsi="Times New Roman" w:cs="Times New Roman"/>
        </w:rPr>
        <w:t xml:space="preserve">. </w:t>
      </w:r>
    </w:p>
    <w:p w14:paraId="4A3180E4" w14:textId="7FA387A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"Come in</w:t>
      </w:r>
      <w:ins w:id="3" w:author="Emily Barrett" w:date="2026-01-30T12:04:00Z" w16du:dateUtc="2026-01-30T12:04:00Z">
        <w:r w:rsidR="006143CD" w:rsidRPr="00082DC1">
          <w:rPr>
            <w:rFonts w:ascii="Times New Roman" w:hAnsi="Times New Roman" w:cs="Times New Roman"/>
          </w:rPr>
          <w:t>,</w:t>
        </w:r>
      </w:ins>
      <w:r w:rsidRPr="00082DC1">
        <w:rPr>
          <w:rFonts w:ascii="Times New Roman" w:hAnsi="Times New Roman" w:cs="Times New Roman"/>
        </w:rPr>
        <w:t xml:space="preserve">" commanded </w:t>
      </w:r>
      <w:r w:rsidR="007B30B6" w:rsidRPr="00082DC1">
        <w:rPr>
          <w:rFonts w:ascii="Times New Roman" w:hAnsi="Times New Roman" w:cs="Times New Roman"/>
        </w:rPr>
        <w:t>t</w:t>
      </w:r>
      <w:r w:rsidRPr="00082DC1">
        <w:rPr>
          <w:rFonts w:ascii="Times New Roman" w:hAnsi="Times New Roman" w:cs="Times New Roman"/>
        </w:rPr>
        <w:t xml:space="preserve">he Master. The Amateur kept his head bowed as he entered and stood before his superior. </w:t>
      </w:r>
    </w:p>
    <w:p w14:paraId="682A7CB9" w14:textId="4777888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"Sit down</w:t>
      </w:r>
      <w:ins w:id="4" w:author="Emily Barrett" w:date="2026-01-30T12:04:00Z" w16du:dateUtc="2026-01-30T12:04:00Z">
        <w:r w:rsidR="006143CD" w:rsidRPr="00082DC1">
          <w:rPr>
            <w:rFonts w:ascii="Times New Roman" w:hAnsi="Times New Roman" w:cs="Times New Roman"/>
          </w:rPr>
          <w:t>,</w:t>
        </w:r>
      </w:ins>
      <w:r w:rsidRPr="00082DC1">
        <w:rPr>
          <w:rFonts w:ascii="Times New Roman" w:hAnsi="Times New Roman" w:cs="Times New Roman"/>
        </w:rPr>
        <w:t xml:space="preserve">" intoned </w:t>
      </w:r>
      <w:r w:rsidR="007B30B6" w:rsidRPr="00082DC1">
        <w:rPr>
          <w:rFonts w:ascii="Times New Roman" w:hAnsi="Times New Roman" w:cs="Times New Roman"/>
        </w:rPr>
        <w:t>the</w:t>
      </w:r>
      <w:r w:rsidRPr="00082DC1">
        <w:rPr>
          <w:rFonts w:ascii="Times New Roman" w:hAnsi="Times New Roman" w:cs="Times New Roman"/>
        </w:rPr>
        <w:t xml:space="preserve"> </w:t>
      </w:r>
      <w:r w:rsidR="007B30B6" w:rsidRPr="00082DC1">
        <w:rPr>
          <w:rFonts w:ascii="Times New Roman" w:hAnsi="Times New Roman" w:cs="Times New Roman"/>
        </w:rPr>
        <w:t>old man</w:t>
      </w:r>
      <w:r w:rsidRPr="00082DC1">
        <w:rPr>
          <w:rFonts w:ascii="Times New Roman" w:hAnsi="Times New Roman" w:cs="Times New Roman"/>
        </w:rPr>
        <w:t xml:space="preserve"> softly. He stared at the boy for a while, in silence. He could see the exhaustion and shame on the boy, </w:t>
      </w:r>
      <w:r w:rsidR="00A22313" w:rsidRPr="00082DC1">
        <w:rPr>
          <w:rFonts w:ascii="Times New Roman" w:hAnsi="Times New Roman" w:cs="Times New Roman"/>
        </w:rPr>
        <w:t>like a fever</w:t>
      </w:r>
      <w:r w:rsidRPr="00082DC1">
        <w:rPr>
          <w:rFonts w:ascii="Times New Roman" w:hAnsi="Times New Roman" w:cs="Times New Roman"/>
        </w:rPr>
        <w:t>.</w:t>
      </w:r>
      <w:r w:rsidR="005F0071" w:rsidRPr="00082DC1">
        <w:rPr>
          <w:rFonts w:ascii="Times New Roman" w:hAnsi="Times New Roman" w:cs="Times New Roman"/>
        </w:rPr>
        <w:t xml:space="preserve"> Lank dark hair sticking to the slender</w:t>
      </w:r>
      <w:r w:rsidR="00A87838" w:rsidRPr="00082DC1">
        <w:rPr>
          <w:rFonts w:ascii="Times New Roman" w:hAnsi="Times New Roman" w:cs="Times New Roman"/>
        </w:rPr>
        <w:t xml:space="preserve"> child</w:t>
      </w:r>
      <w:r w:rsidR="005F0071" w:rsidRPr="00082DC1">
        <w:rPr>
          <w:rFonts w:ascii="Times New Roman" w:hAnsi="Times New Roman" w:cs="Times New Roman"/>
        </w:rPr>
        <w:t>.</w:t>
      </w:r>
      <w:r w:rsidR="00A87838" w:rsidRPr="00082DC1">
        <w:rPr>
          <w:rFonts w:ascii="Times New Roman" w:hAnsi="Times New Roman" w:cs="Times New Roman"/>
        </w:rPr>
        <w:t xml:space="preserve"> Tall for his age.</w:t>
      </w:r>
      <w:r w:rsidRPr="00082DC1">
        <w:rPr>
          <w:rFonts w:ascii="Times New Roman" w:hAnsi="Times New Roman" w:cs="Times New Roman"/>
        </w:rPr>
        <w:t xml:space="preserve"> Good, he thought. Now we make a Master. The boy had a portfolio of excellent commissions, some</w:t>
      </w:r>
      <w:ins w:id="5" w:author="Emily Barrett" w:date="2026-01-30T12:04:00Z" w16du:dateUtc="2026-01-30T12:04:00Z">
        <w:r w:rsidR="006143CD" w:rsidRPr="00082DC1">
          <w:rPr>
            <w:rFonts w:ascii="Times New Roman" w:hAnsi="Times New Roman" w:cs="Times New Roman"/>
          </w:rPr>
          <w:t xml:space="preserve"> of</w:t>
        </w:r>
      </w:ins>
      <w:r w:rsidRPr="00082DC1">
        <w:rPr>
          <w:rFonts w:ascii="Times New Roman" w:hAnsi="Times New Roman" w:cs="Times New Roman"/>
        </w:rPr>
        <w:t xml:space="preserve"> which had been presented before the </w:t>
      </w:r>
      <w:r w:rsidR="00A22313" w:rsidRPr="00082DC1">
        <w:rPr>
          <w:rFonts w:ascii="Times New Roman" w:hAnsi="Times New Roman" w:cs="Times New Roman"/>
        </w:rPr>
        <w:t>Empress,</w:t>
      </w:r>
      <w:r w:rsidRPr="00082DC1">
        <w:rPr>
          <w:rFonts w:ascii="Times New Roman" w:hAnsi="Times New Roman" w:cs="Times New Roman"/>
        </w:rPr>
        <w:t xml:space="preserve"> and he was the </w:t>
      </w:r>
      <w:r w:rsidR="00A22313" w:rsidRPr="00082DC1">
        <w:rPr>
          <w:rFonts w:ascii="Times New Roman" w:hAnsi="Times New Roman" w:cs="Times New Roman"/>
        </w:rPr>
        <w:t>most capable</w:t>
      </w:r>
      <w:r w:rsidRPr="00082DC1">
        <w:rPr>
          <w:rFonts w:ascii="Times New Roman" w:hAnsi="Times New Roman" w:cs="Times New Roman"/>
        </w:rPr>
        <w:t xml:space="preserve"> of his cohort. This matter of dreams was </w:t>
      </w:r>
      <w:r w:rsidR="000205C7" w:rsidRPr="00082DC1">
        <w:rPr>
          <w:rFonts w:ascii="Times New Roman" w:hAnsi="Times New Roman" w:cs="Times New Roman"/>
        </w:rPr>
        <w:t>inconvenient</w:t>
      </w:r>
      <w:r w:rsidRPr="00082DC1">
        <w:rPr>
          <w:rFonts w:ascii="Times New Roman" w:hAnsi="Times New Roman" w:cs="Times New Roman"/>
        </w:rPr>
        <w:t xml:space="preserve"> but nothing </w:t>
      </w:r>
      <w:r w:rsidR="00A22313" w:rsidRPr="00082DC1">
        <w:rPr>
          <w:rFonts w:ascii="Times New Roman" w:hAnsi="Times New Roman" w:cs="Times New Roman"/>
        </w:rPr>
        <w:t>new</w:t>
      </w:r>
      <w:r w:rsidRPr="00082DC1">
        <w:rPr>
          <w:rFonts w:ascii="Times New Roman" w:hAnsi="Times New Roman" w:cs="Times New Roman"/>
        </w:rPr>
        <w:t xml:space="preserve">. Anxiety dripped from him, the scent befouling the room. He was exactly </w:t>
      </w:r>
      <w:r w:rsidR="007028AA" w:rsidRPr="00082DC1">
        <w:rPr>
          <w:rFonts w:ascii="Times New Roman" w:hAnsi="Times New Roman" w:cs="Times New Roman"/>
        </w:rPr>
        <w:t>how</w:t>
      </w:r>
      <w:r w:rsidRPr="00082DC1">
        <w:rPr>
          <w:rFonts w:ascii="Times New Roman" w:hAnsi="Times New Roman" w:cs="Times New Roman"/>
        </w:rPr>
        <w:t xml:space="preserve"> </w:t>
      </w:r>
      <w:r w:rsidR="007E7C7D" w:rsidRPr="00082DC1">
        <w:rPr>
          <w:rFonts w:ascii="Times New Roman" w:hAnsi="Times New Roman" w:cs="Times New Roman"/>
        </w:rPr>
        <w:t>the</w:t>
      </w:r>
      <w:r w:rsidRPr="00082DC1">
        <w:rPr>
          <w:rFonts w:ascii="Times New Roman" w:hAnsi="Times New Roman" w:cs="Times New Roman"/>
        </w:rPr>
        <w:t xml:space="preserve"> Master had hoped he would be. Sentence delayed from judgement does wonders in the minds of men.</w:t>
      </w:r>
    </w:p>
    <w:p w14:paraId="40FFB380"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"How is your sleep?" </w:t>
      </w:r>
    </w:p>
    <w:p w14:paraId="2C961DBA" w14:textId="6CEDCB6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"It is fine, Master</w:t>
      </w:r>
      <w:ins w:id="6" w:author="Emily Barrett" w:date="2026-01-30T12:05:00Z" w16du:dateUtc="2026-01-30T12:05:00Z">
        <w:r w:rsidR="00D129A6" w:rsidRPr="00082DC1">
          <w:rPr>
            <w:rFonts w:ascii="Times New Roman" w:hAnsi="Times New Roman" w:cs="Times New Roman"/>
          </w:rPr>
          <w:t>,</w:t>
        </w:r>
      </w:ins>
      <w:r w:rsidRPr="00082DC1">
        <w:rPr>
          <w:rFonts w:ascii="Times New Roman" w:hAnsi="Times New Roman" w:cs="Times New Roman"/>
        </w:rPr>
        <w:t xml:space="preserve">" replied the glistening </w:t>
      </w:r>
      <w:r w:rsidR="007E7C7D" w:rsidRPr="00082DC1">
        <w:rPr>
          <w:rFonts w:ascii="Times New Roman" w:hAnsi="Times New Roman" w:cs="Times New Roman"/>
        </w:rPr>
        <w:t>near-</w:t>
      </w:r>
      <w:r w:rsidRPr="00082DC1">
        <w:rPr>
          <w:rFonts w:ascii="Times New Roman" w:hAnsi="Times New Roman" w:cs="Times New Roman"/>
        </w:rPr>
        <w:t>corpse sitting before him.</w:t>
      </w:r>
    </w:p>
    <w:p w14:paraId="15FF3573" w14:textId="03C8F4E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"You lie</w:t>
      </w:r>
      <w:ins w:id="7" w:author="Emily Barrett" w:date="2026-01-30T12:06:00Z" w16du:dateUtc="2026-01-30T12:06:00Z">
        <w:r w:rsidR="00D129A6" w:rsidRPr="00082DC1">
          <w:rPr>
            <w:rFonts w:ascii="Times New Roman" w:hAnsi="Times New Roman" w:cs="Times New Roman"/>
          </w:rPr>
          <w:t>,</w:t>
        </w:r>
      </w:ins>
      <w:r w:rsidRPr="00082DC1">
        <w:rPr>
          <w:rFonts w:ascii="Times New Roman" w:hAnsi="Times New Roman" w:cs="Times New Roman"/>
        </w:rPr>
        <w:t>"</w:t>
      </w:r>
      <w:del w:id="8" w:author="Emily Barrett" w:date="2026-01-30T12:06:00Z" w16du:dateUtc="2026-01-30T12:06:00Z">
        <w:r w:rsidRPr="00082DC1" w:rsidDel="00D129A6">
          <w:rPr>
            <w:rFonts w:ascii="Times New Roman" w:hAnsi="Times New Roman" w:cs="Times New Roman"/>
          </w:rPr>
          <w:delText>,</w:delText>
        </w:r>
      </w:del>
      <w:r w:rsidRPr="00082DC1">
        <w:rPr>
          <w:rFonts w:ascii="Times New Roman" w:hAnsi="Times New Roman" w:cs="Times New Roman"/>
        </w:rPr>
        <w:t xml:space="preserve"> the Master's voice cut him off.</w:t>
      </w:r>
    </w:p>
    <w:p w14:paraId="7AB23E30" w14:textId="206769D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have been doing the exercises with renewed effort." </w:t>
      </w:r>
      <w:r w:rsidR="00AA292D" w:rsidRPr="00082DC1">
        <w:rPr>
          <w:rFonts w:ascii="Times New Roman" w:hAnsi="Times New Roman" w:cs="Times New Roman"/>
        </w:rPr>
        <w:t>T</w:t>
      </w:r>
      <w:r w:rsidRPr="00082DC1">
        <w:rPr>
          <w:rFonts w:ascii="Times New Roman" w:hAnsi="Times New Roman" w:cs="Times New Roman"/>
        </w:rPr>
        <w:t>he Amateur's voice</w:t>
      </w:r>
      <w:r w:rsidR="00AA292D" w:rsidRPr="00082DC1">
        <w:rPr>
          <w:rFonts w:ascii="Times New Roman" w:hAnsi="Times New Roman" w:cs="Times New Roman"/>
        </w:rPr>
        <w:t xml:space="preserve"> was febrile</w:t>
      </w:r>
      <w:r w:rsidRPr="00082DC1">
        <w:rPr>
          <w:rFonts w:ascii="Times New Roman" w:hAnsi="Times New Roman" w:cs="Times New Roman"/>
        </w:rPr>
        <w:t>.</w:t>
      </w:r>
    </w:p>
    <w:p w14:paraId="2308A73C" w14:textId="552C21D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"There is no shame in this</w:t>
      </w:r>
      <w:ins w:id="9" w:author="Emily Barrett" w:date="2026-01-30T12:06:00Z" w16du:dateUtc="2026-01-30T12:06:00Z">
        <w:r w:rsidR="004D1547" w:rsidRPr="00082DC1">
          <w:rPr>
            <w:rFonts w:ascii="Times New Roman" w:hAnsi="Times New Roman" w:cs="Times New Roman"/>
          </w:rPr>
          <w:t>,</w:t>
        </w:r>
      </w:ins>
      <w:r w:rsidRPr="00082DC1">
        <w:rPr>
          <w:rFonts w:ascii="Times New Roman" w:hAnsi="Times New Roman" w:cs="Times New Roman"/>
        </w:rPr>
        <w:t xml:space="preserve"> dear boy</w:t>
      </w:r>
      <w:ins w:id="10" w:author="Emily Barrett" w:date="2026-01-30T12:06:00Z" w16du:dateUtc="2026-01-30T12:06:00Z">
        <w:r w:rsidR="004D1547" w:rsidRPr="00082DC1">
          <w:rPr>
            <w:rFonts w:ascii="Times New Roman" w:hAnsi="Times New Roman" w:cs="Times New Roman"/>
          </w:rPr>
          <w:t>.</w:t>
        </w:r>
      </w:ins>
      <w:r w:rsidRPr="00082DC1">
        <w:rPr>
          <w:rFonts w:ascii="Times New Roman" w:hAnsi="Times New Roman" w:cs="Times New Roman"/>
        </w:rPr>
        <w:t>"</w:t>
      </w:r>
      <w:del w:id="11" w:author="Emily Barrett" w:date="2026-01-30T12:06:00Z" w16du:dateUtc="2026-01-30T12:06:00Z">
        <w:r w:rsidRPr="00082DC1" w:rsidDel="004D1547">
          <w:rPr>
            <w:rFonts w:ascii="Times New Roman" w:hAnsi="Times New Roman" w:cs="Times New Roman"/>
          </w:rPr>
          <w:delText>,</w:delText>
        </w:r>
      </w:del>
      <w:r w:rsidRPr="00082DC1">
        <w:rPr>
          <w:rFonts w:ascii="Times New Roman" w:hAnsi="Times New Roman" w:cs="Times New Roman"/>
        </w:rPr>
        <w:t xml:space="preserve"> </w:t>
      </w:r>
      <w:ins w:id="12" w:author="Emily Barrett" w:date="2026-01-30T12:06:00Z" w16du:dateUtc="2026-01-30T12:06:00Z">
        <w:r w:rsidR="004D1547" w:rsidRPr="00082DC1">
          <w:rPr>
            <w:rFonts w:ascii="Times New Roman" w:hAnsi="Times New Roman" w:cs="Times New Roman"/>
          </w:rPr>
          <w:t>T</w:t>
        </w:r>
      </w:ins>
      <w:del w:id="13" w:author="Emily Barrett" w:date="2026-01-30T12:06:00Z" w16du:dateUtc="2026-01-30T12:06:00Z">
        <w:r w:rsidRPr="00082DC1" w:rsidDel="004D1547">
          <w:rPr>
            <w:rFonts w:ascii="Times New Roman" w:hAnsi="Times New Roman" w:cs="Times New Roman"/>
          </w:rPr>
          <w:delText>t</w:delText>
        </w:r>
      </w:del>
      <w:r w:rsidRPr="00082DC1">
        <w:rPr>
          <w:rFonts w:ascii="Times New Roman" w:hAnsi="Times New Roman" w:cs="Times New Roman"/>
        </w:rPr>
        <w:t xml:space="preserve">he gentleness in the Master's voice pinned the inferior's wandering eyes to his own. Like a beast near death. Time to sink the knife in, see if it lashes out. "The calling of our Order is unforgiving and not everyone is appropriately constituted for it. You should not see it as a moral failing. </w:t>
      </w:r>
      <w:r w:rsidR="00D04228" w:rsidRPr="00082DC1">
        <w:rPr>
          <w:rFonts w:ascii="Times New Roman" w:hAnsi="Times New Roman" w:cs="Times New Roman"/>
        </w:rPr>
        <w:t>Sometimes</w:t>
      </w:r>
      <w:r w:rsidRPr="00082DC1">
        <w:rPr>
          <w:rFonts w:ascii="Times New Roman" w:hAnsi="Times New Roman" w:cs="Times New Roman"/>
        </w:rPr>
        <w:t xml:space="preserve"> </w:t>
      </w:r>
      <w:r w:rsidR="00D04228" w:rsidRPr="00082DC1">
        <w:rPr>
          <w:rFonts w:ascii="Times New Roman" w:hAnsi="Times New Roman" w:cs="Times New Roman"/>
        </w:rPr>
        <w:t>the</w:t>
      </w:r>
      <w:r w:rsidRPr="00082DC1">
        <w:rPr>
          <w:rFonts w:ascii="Times New Roman" w:hAnsi="Times New Roman" w:cs="Times New Roman"/>
        </w:rPr>
        <w:t xml:space="preserve"> body just gives up when it is pushed th</w:t>
      </w:r>
      <w:r w:rsidR="00D04228" w:rsidRPr="00082DC1">
        <w:rPr>
          <w:rFonts w:ascii="Times New Roman" w:hAnsi="Times New Roman" w:cs="Times New Roman"/>
        </w:rPr>
        <w:t>is way</w:t>
      </w:r>
      <w:r w:rsidRPr="00082DC1">
        <w:rPr>
          <w:rFonts w:ascii="Times New Roman" w:hAnsi="Times New Roman" w:cs="Times New Roman"/>
        </w:rPr>
        <w:t xml:space="preserve">." </w:t>
      </w:r>
    </w:p>
    <w:p w14:paraId="43F76698" w14:textId="77777777" w:rsidR="00EF5607" w:rsidRPr="00082DC1" w:rsidRDefault="00A6389F" w:rsidP="00CC0FFF">
      <w:pPr>
        <w:spacing w:line="480" w:lineRule="auto"/>
        <w:rPr>
          <w:ins w:id="14" w:author="Emily Barrett" w:date="2026-01-30T12:09:00Z" w16du:dateUtc="2026-01-30T12:09:00Z"/>
          <w:rFonts w:ascii="Times New Roman" w:hAnsi="Times New Roman" w:cs="Times New Roman"/>
        </w:rPr>
      </w:pPr>
      <w:r w:rsidRPr="00082DC1">
        <w:rPr>
          <w:rFonts w:ascii="Times New Roman" w:hAnsi="Times New Roman" w:cs="Times New Roman"/>
        </w:rPr>
        <w:t xml:space="preserve">"Master, it is nothing. A trivial malady, it will soon pass I assure you." </w:t>
      </w:r>
    </w:p>
    <w:p w14:paraId="4FB73C9D" w14:textId="77777777" w:rsidR="00EF5607" w:rsidRPr="00082DC1" w:rsidRDefault="00A6389F" w:rsidP="00CC0FFF">
      <w:pPr>
        <w:spacing w:line="480" w:lineRule="auto"/>
        <w:rPr>
          <w:ins w:id="15" w:author="Emily Barrett" w:date="2026-01-30T12:09:00Z" w16du:dateUtc="2026-01-30T12:09:00Z"/>
          <w:rFonts w:ascii="Times New Roman" w:hAnsi="Times New Roman" w:cs="Times New Roman"/>
        </w:rPr>
      </w:pPr>
      <w:commentRangeStart w:id="16"/>
      <w:r w:rsidRPr="00082DC1">
        <w:rPr>
          <w:rFonts w:ascii="Times New Roman" w:hAnsi="Times New Roman" w:cs="Times New Roman"/>
        </w:rPr>
        <w:t xml:space="preserve">The edge of pleading in his voice struck the Master as pathetic. Time to change tact. "Now what guarantee is there of that. It is not your fault my boy, these are matters of breeding. Out </w:t>
      </w:r>
      <w:r w:rsidRPr="00082DC1">
        <w:rPr>
          <w:rFonts w:ascii="Times New Roman" w:hAnsi="Times New Roman" w:cs="Times New Roman"/>
        </w:rPr>
        <w:lastRenderedPageBreak/>
        <w:t>of your hands</w:t>
      </w:r>
      <w:ins w:id="17" w:author="Emily Barrett" w:date="2026-01-30T12:09:00Z" w16du:dateUtc="2026-01-30T12:09:00Z">
        <w:r w:rsidR="00EF5607" w:rsidRPr="00082DC1">
          <w:rPr>
            <w:rFonts w:ascii="Times New Roman" w:hAnsi="Times New Roman" w:cs="Times New Roman"/>
          </w:rPr>
          <w:t>,</w:t>
        </w:r>
      </w:ins>
      <w:r w:rsidRPr="00082DC1">
        <w:rPr>
          <w:rFonts w:ascii="Times New Roman" w:hAnsi="Times New Roman" w:cs="Times New Roman"/>
        </w:rPr>
        <w:t xml:space="preserve">" and the Master chuckled </w:t>
      </w:r>
      <w:r w:rsidR="00D31256" w:rsidRPr="00082DC1">
        <w:rPr>
          <w:rFonts w:ascii="Times New Roman" w:hAnsi="Times New Roman" w:cs="Times New Roman"/>
        </w:rPr>
        <w:t>distractedly</w:t>
      </w:r>
      <w:r w:rsidRPr="00082DC1">
        <w:rPr>
          <w:rFonts w:ascii="Times New Roman" w:hAnsi="Times New Roman" w:cs="Times New Roman"/>
        </w:rPr>
        <w:t xml:space="preserve">, "so do not worry. This commission I have here can go to someone else. There </w:t>
      </w:r>
      <w:r w:rsidR="00D31256" w:rsidRPr="00082DC1">
        <w:rPr>
          <w:rFonts w:ascii="Times New Roman" w:hAnsi="Times New Roman" w:cs="Times New Roman"/>
        </w:rPr>
        <w:t>are always</w:t>
      </w:r>
      <w:r w:rsidRPr="00082DC1">
        <w:rPr>
          <w:rFonts w:ascii="Times New Roman" w:hAnsi="Times New Roman" w:cs="Times New Roman"/>
        </w:rPr>
        <w:t xml:space="preserve"> others." The Amateur might as well have been struck. Hot shame flooded his face. "I think that is all I have to say, is there anything else?" The Master's voice trailed off, losing interest in him entirely</w:t>
      </w:r>
      <w:r w:rsidR="00807FE4" w:rsidRPr="00082DC1">
        <w:rPr>
          <w:rFonts w:ascii="Times New Roman" w:hAnsi="Times New Roman" w:cs="Times New Roman"/>
        </w:rPr>
        <w:t xml:space="preserve"> and returning to his </w:t>
      </w:r>
      <w:r w:rsidR="003E1A9A" w:rsidRPr="00082DC1">
        <w:rPr>
          <w:rFonts w:ascii="Times New Roman" w:hAnsi="Times New Roman" w:cs="Times New Roman"/>
        </w:rPr>
        <w:t>previous task</w:t>
      </w:r>
      <w:r w:rsidRPr="00082DC1">
        <w:rPr>
          <w:rFonts w:ascii="Times New Roman" w:hAnsi="Times New Roman" w:cs="Times New Roman"/>
        </w:rPr>
        <w:t xml:space="preserve">. </w:t>
      </w:r>
    </w:p>
    <w:p w14:paraId="1E045C93" w14:textId="0F516CF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"Let me take this </w:t>
      </w:r>
      <w:r w:rsidR="003E1A9A" w:rsidRPr="00082DC1">
        <w:rPr>
          <w:rFonts w:ascii="Times New Roman" w:hAnsi="Times New Roman" w:cs="Times New Roman"/>
        </w:rPr>
        <w:t>commission or</w:t>
      </w:r>
      <w:r w:rsidRPr="00082DC1">
        <w:rPr>
          <w:rFonts w:ascii="Times New Roman" w:hAnsi="Times New Roman" w:cs="Times New Roman"/>
        </w:rPr>
        <w:t xml:space="preserve"> let me die. There is nothing for me outside the Order. You say it is out of my hands. You are right</w:t>
      </w:r>
      <w:r w:rsidR="003E1A9A" w:rsidRPr="00082DC1">
        <w:rPr>
          <w:rFonts w:ascii="Times New Roman" w:hAnsi="Times New Roman" w:cs="Times New Roman"/>
        </w:rPr>
        <w:t>.</w:t>
      </w:r>
      <w:r w:rsidRPr="00082DC1">
        <w:rPr>
          <w:rFonts w:ascii="Times New Roman" w:hAnsi="Times New Roman" w:cs="Times New Roman"/>
        </w:rPr>
        <w:t xml:space="preserve"> I know nothing of the ones who gave birth to </w:t>
      </w:r>
      <w:r w:rsidR="003E1A9A" w:rsidRPr="00082DC1">
        <w:rPr>
          <w:rFonts w:ascii="Times New Roman" w:hAnsi="Times New Roman" w:cs="Times New Roman"/>
        </w:rPr>
        <w:t>me, but</w:t>
      </w:r>
      <w:r w:rsidRPr="00082DC1">
        <w:rPr>
          <w:rFonts w:ascii="Times New Roman" w:hAnsi="Times New Roman" w:cs="Times New Roman"/>
        </w:rPr>
        <w:t xml:space="preserve"> </w:t>
      </w:r>
      <w:r w:rsidR="003E1A9A" w:rsidRPr="00082DC1">
        <w:rPr>
          <w:rFonts w:ascii="Times New Roman" w:hAnsi="Times New Roman" w:cs="Times New Roman"/>
        </w:rPr>
        <w:t>i</w:t>
      </w:r>
      <w:r w:rsidRPr="00082DC1">
        <w:rPr>
          <w:rFonts w:ascii="Times New Roman" w:hAnsi="Times New Roman" w:cs="Times New Roman"/>
        </w:rPr>
        <w:t>t does not matter. My work speaks for itself</w:t>
      </w:r>
      <w:r w:rsidR="003E1A9A" w:rsidRPr="00082DC1">
        <w:rPr>
          <w:rFonts w:ascii="Times New Roman" w:hAnsi="Times New Roman" w:cs="Times New Roman"/>
        </w:rPr>
        <w:t>, so please d</w:t>
      </w:r>
      <w:r w:rsidRPr="00082DC1">
        <w:rPr>
          <w:rFonts w:ascii="Times New Roman" w:hAnsi="Times New Roman" w:cs="Times New Roman"/>
        </w:rPr>
        <w:t xml:space="preserve">o not let that go to waste. You may consider it hubris of me to say </w:t>
      </w:r>
      <w:r w:rsidR="003E1A9A" w:rsidRPr="00082DC1">
        <w:rPr>
          <w:rFonts w:ascii="Times New Roman" w:hAnsi="Times New Roman" w:cs="Times New Roman"/>
        </w:rPr>
        <w:t>that,</w:t>
      </w:r>
      <w:r w:rsidRPr="00082DC1">
        <w:rPr>
          <w:rFonts w:ascii="Times New Roman" w:hAnsi="Times New Roman" w:cs="Times New Roman"/>
        </w:rPr>
        <w:t xml:space="preserve"> </w:t>
      </w:r>
      <w:r w:rsidR="003E1A9A" w:rsidRPr="00082DC1">
        <w:rPr>
          <w:rFonts w:ascii="Times New Roman" w:hAnsi="Times New Roman" w:cs="Times New Roman"/>
        </w:rPr>
        <w:t>but I am of value to</w:t>
      </w:r>
      <w:r w:rsidR="000C6124" w:rsidRPr="00082DC1">
        <w:rPr>
          <w:rFonts w:ascii="Times New Roman" w:hAnsi="Times New Roman" w:cs="Times New Roman"/>
        </w:rPr>
        <w:t xml:space="preserve"> the</w:t>
      </w:r>
      <w:r w:rsidR="003E1A9A" w:rsidRPr="00082DC1">
        <w:rPr>
          <w:rFonts w:ascii="Times New Roman" w:hAnsi="Times New Roman" w:cs="Times New Roman"/>
        </w:rPr>
        <w:t xml:space="preserve"> Workshop</w:t>
      </w:r>
      <w:r w:rsidRPr="00082DC1">
        <w:rPr>
          <w:rFonts w:ascii="Times New Roman" w:hAnsi="Times New Roman" w:cs="Times New Roman"/>
        </w:rPr>
        <w:t>." There were embers amongst the grey ashes of the Amateur's eyes. Ther</w:t>
      </w:r>
      <w:r w:rsidR="003E1A9A" w:rsidRPr="00082DC1">
        <w:rPr>
          <w:rFonts w:ascii="Times New Roman" w:hAnsi="Times New Roman" w:cs="Times New Roman"/>
        </w:rPr>
        <w:t>e</w:t>
      </w:r>
      <w:r w:rsidRPr="00082DC1">
        <w:rPr>
          <w:rFonts w:ascii="Times New Roman" w:hAnsi="Times New Roman" w:cs="Times New Roman"/>
        </w:rPr>
        <w:t xml:space="preserve"> </w:t>
      </w:r>
      <w:r w:rsidR="003E1A9A" w:rsidRPr="00082DC1">
        <w:rPr>
          <w:rFonts w:ascii="Times New Roman" w:hAnsi="Times New Roman" w:cs="Times New Roman"/>
        </w:rPr>
        <w:t>passed</w:t>
      </w:r>
      <w:r w:rsidRPr="00082DC1">
        <w:rPr>
          <w:rFonts w:ascii="Times New Roman" w:hAnsi="Times New Roman" w:cs="Times New Roman"/>
        </w:rPr>
        <w:t xml:space="preserve"> a</w:t>
      </w:r>
      <w:r w:rsidR="003E1A9A" w:rsidRPr="00082DC1">
        <w:rPr>
          <w:rFonts w:ascii="Times New Roman" w:hAnsi="Times New Roman" w:cs="Times New Roman"/>
        </w:rPr>
        <w:t xml:space="preserve"> purposeful </w:t>
      </w:r>
      <w:r w:rsidRPr="00082DC1">
        <w:rPr>
          <w:rFonts w:ascii="Times New Roman" w:hAnsi="Times New Roman" w:cs="Times New Roman"/>
        </w:rPr>
        <w:t>silence</w:t>
      </w:r>
      <w:r w:rsidR="003E1A9A" w:rsidRPr="00082DC1">
        <w:rPr>
          <w:rFonts w:ascii="Times New Roman" w:hAnsi="Times New Roman" w:cs="Times New Roman"/>
        </w:rPr>
        <w:t xml:space="preserve"> </w:t>
      </w:r>
      <w:r w:rsidRPr="00082DC1">
        <w:rPr>
          <w:rFonts w:ascii="Times New Roman" w:hAnsi="Times New Roman" w:cs="Times New Roman"/>
        </w:rPr>
        <w:t>before the Master whispered</w:t>
      </w:r>
      <w:r w:rsidR="003E1A9A" w:rsidRPr="00082DC1">
        <w:rPr>
          <w:rFonts w:ascii="Times New Roman" w:hAnsi="Times New Roman" w:cs="Times New Roman"/>
        </w:rPr>
        <w:t>,</w:t>
      </w:r>
      <w:r w:rsidRPr="00082DC1">
        <w:rPr>
          <w:rFonts w:ascii="Times New Roman" w:hAnsi="Times New Roman" w:cs="Times New Roman"/>
        </w:rPr>
        <w:t xml:space="preserve"> almost inaudibly. </w:t>
      </w:r>
      <w:commentRangeEnd w:id="16"/>
      <w:r w:rsidR="00386C03" w:rsidRPr="00082DC1">
        <w:rPr>
          <w:rStyle w:val="CommentReference"/>
          <w:rFonts w:ascii="Times New Roman" w:hAnsi="Times New Roman" w:cs="Times New Roman"/>
          <w:sz w:val="24"/>
          <w:szCs w:val="24"/>
        </w:rPr>
        <w:commentReference w:id="16"/>
      </w:r>
    </w:p>
    <w:p w14:paraId="28603A96" w14:textId="5864ACC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"So be it"</w:t>
      </w:r>
      <w:r w:rsidR="003E1A9A" w:rsidRPr="00082DC1">
        <w:rPr>
          <w:rFonts w:ascii="Times New Roman" w:hAnsi="Times New Roman" w:cs="Times New Roman"/>
        </w:rPr>
        <w:t>.</w:t>
      </w:r>
      <w:r w:rsidRPr="00082DC1">
        <w:rPr>
          <w:rFonts w:ascii="Times New Roman" w:hAnsi="Times New Roman" w:cs="Times New Roman"/>
        </w:rPr>
        <w:t xml:space="preserve"> </w:t>
      </w:r>
      <w:r w:rsidR="003E1A9A" w:rsidRPr="00082DC1">
        <w:rPr>
          <w:rFonts w:ascii="Times New Roman" w:hAnsi="Times New Roman" w:cs="Times New Roman"/>
        </w:rPr>
        <w:t>C</w:t>
      </w:r>
      <w:r w:rsidRPr="00082DC1">
        <w:rPr>
          <w:rFonts w:ascii="Times New Roman" w:hAnsi="Times New Roman" w:cs="Times New Roman"/>
        </w:rPr>
        <w:t>learing his throat he continued</w:t>
      </w:r>
      <w:ins w:id="18" w:author="Emily Barrett" w:date="2026-01-30T12:10:00Z" w16du:dateUtc="2026-01-30T12:10:00Z">
        <w:r w:rsidR="00EF5607" w:rsidRPr="00082DC1">
          <w:rPr>
            <w:rFonts w:ascii="Times New Roman" w:hAnsi="Times New Roman" w:cs="Times New Roman"/>
          </w:rPr>
          <w:t>,</w:t>
        </w:r>
      </w:ins>
      <w:r w:rsidRPr="00082DC1">
        <w:rPr>
          <w:rFonts w:ascii="Times New Roman" w:hAnsi="Times New Roman" w:cs="Times New Roman"/>
        </w:rPr>
        <w:t xml:space="preserve"> "</w:t>
      </w:r>
      <w:r w:rsidR="0033091C" w:rsidRPr="00082DC1">
        <w:rPr>
          <w:rFonts w:ascii="Times New Roman" w:hAnsi="Times New Roman" w:cs="Times New Roman"/>
        </w:rPr>
        <w:t>this commission is</w:t>
      </w:r>
      <w:r w:rsidRPr="00082DC1">
        <w:rPr>
          <w:rFonts w:ascii="Times New Roman" w:hAnsi="Times New Roman" w:cs="Times New Roman"/>
        </w:rPr>
        <w:t xml:space="preserve"> signed by the Empress herself</w:t>
      </w:r>
      <w:r w:rsidR="005B4283" w:rsidRPr="00082DC1">
        <w:rPr>
          <w:rFonts w:ascii="Times New Roman" w:hAnsi="Times New Roman" w:cs="Times New Roman"/>
        </w:rPr>
        <w:t>; let Her Eminence decide of just how much value you can be.</w:t>
      </w:r>
      <w:r w:rsidRPr="00082DC1">
        <w:rPr>
          <w:rFonts w:ascii="Times New Roman" w:hAnsi="Times New Roman" w:cs="Times New Roman"/>
        </w:rPr>
        <w:t>"</w:t>
      </w:r>
    </w:p>
    <w:p w14:paraId="0EB45567" w14:textId="20273AD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Amateur's bravado </w:t>
      </w:r>
      <w:r w:rsidR="006A1847" w:rsidRPr="00082DC1">
        <w:rPr>
          <w:rFonts w:ascii="Times New Roman" w:hAnsi="Times New Roman" w:cs="Times New Roman"/>
        </w:rPr>
        <w:t>retreated somewhat</w:t>
      </w:r>
      <w:r w:rsidRPr="00082DC1">
        <w:rPr>
          <w:rFonts w:ascii="Times New Roman" w:hAnsi="Times New Roman" w:cs="Times New Roman"/>
        </w:rPr>
        <w:t xml:space="preserve">, </w:t>
      </w:r>
      <w:r w:rsidR="006A1847" w:rsidRPr="00082DC1">
        <w:rPr>
          <w:rFonts w:ascii="Times New Roman" w:hAnsi="Times New Roman" w:cs="Times New Roman"/>
        </w:rPr>
        <w:t>but he was resolved to this now</w:t>
      </w:r>
      <w:r w:rsidRPr="00082DC1">
        <w:rPr>
          <w:rFonts w:ascii="Times New Roman" w:hAnsi="Times New Roman" w:cs="Times New Roman"/>
        </w:rPr>
        <w:t>. "What are the details of this mission</w:t>
      </w:r>
      <w:ins w:id="19" w:author="Emily Barrett" w:date="2026-01-30T12:10:00Z" w16du:dateUtc="2026-01-30T12:10:00Z">
        <w:r w:rsidR="00710EF6" w:rsidRPr="00082DC1">
          <w:rPr>
            <w:rFonts w:ascii="Times New Roman" w:hAnsi="Times New Roman" w:cs="Times New Roman"/>
          </w:rPr>
          <w:t>,</w:t>
        </w:r>
      </w:ins>
      <w:r w:rsidRPr="00082DC1">
        <w:rPr>
          <w:rFonts w:ascii="Times New Roman" w:hAnsi="Times New Roman" w:cs="Times New Roman"/>
        </w:rPr>
        <w:t xml:space="preserve"> Master?"</w:t>
      </w:r>
    </w:p>
    <w:p w14:paraId="373CF9C7" w14:textId="34D4DDF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0B6F41" w:rsidRPr="00082DC1">
        <w:rPr>
          <w:rFonts w:ascii="Times New Roman" w:hAnsi="Times New Roman" w:cs="Times New Roman"/>
        </w:rPr>
        <w:t>The Merchant Rangers</w:t>
      </w:r>
      <w:r w:rsidR="002D770B" w:rsidRPr="00082DC1">
        <w:rPr>
          <w:rFonts w:ascii="Times New Roman" w:hAnsi="Times New Roman" w:cs="Times New Roman"/>
        </w:rPr>
        <w:t xml:space="preserve"> report </w:t>
      </w:r>
      <w:r w:rsidR="000B6F41" w:rsidRPr="00082DC1">
        <w:rPr>
          <w:rFonts w:ascii="Times New Roman" w:hAnsi="Times New Roman" w:cs="Times New Roman"/>
        </w:rPr>
        <w:t xml:space="preserve">of </w:t>
      </w:r>
      <w:r w:rsidR="002D770B" w:rsidRPr="00082DC1">
        <w:rPr>
          <w:rFonts w:ascii="Times New Roman" w:hAnsi="Times New Roman" w:cs="Times New Roman"/>
        </w:rPr>
        <w:t>a</w:t>
      </w:r>
      <w:r w:rsidRPr="00082DC1">
        <w:rPr>
          <w:rFonts w:ascii="Times New Roman" w:hAnsi="Times New Roman" w:cs="Times New Roman"/>
        </w:rPr>
        <w:t xml:space="preserve"> tribe which populates the mountain forests of </w:t>
      </w:r>
      <w:r w:rsidR="002D770B" w:rsidRPr="00082DC1">
        <w:rPr>
          <w:rFonts w:ascii="Times New Roman" w:hAnsi="Times New Roman" w:cs="Times New Roman"/>
        </w:rPr>
        <w:t>the</w:t>
      </w:r>
      <w:r w:rsidRPr="00082DC1">
        <w:rPr>
          <w:rFonts w:ascii="Times New Roman" w:hAnsi="Times New Roman" w:cs="Times New Roman"/>
        </w:rPr>
        <w:t xml:space="preserve"> </w:t>
      </w:r>
      <w:r w:rsidR="002D770B" w:rsidRPr="00082DC1">
        <w:rPr>
          <w:rFonts w:ascii="Times New Roman" w:hAnsi="Times New Roman" w:cs="Times New Roman"/>
        </w:rPr>
        <w:t>northern wilds</w:t>
      </w:r>
      <w:r w:rsidR="000B6F41" w:rsidRPr="00082DC1">
        <w:rPr>
          <w:rFonts w:ascii="Times New Roman" w:hAnsi="Times New Roman" w:cs="Times New Roman"/>
        </w:rPr>
        <w:t>. They are conducting s</w:t>
      </w:r>
      <w:r w:rsidRPr="00082DC1">
        <w:rPr>
          <w:rFonts w:ascii="Times New Roman" w:hAnsi="Times New Roman" w:cs="Times New Roman"/>
        </w:rPr>
        <w:t>ome sort of religious celebration</w:t>
      </w:r>
      <w:r w:rsidR="000B6F41" w:rsidRPr="00082DC1">
        <w:rPr>
          <w:rFonts w:ascii="Times New Roman" w:hAnsi="Times New Roman" w:cs="Times New Roman"/>
        </w:rPr>
        <w:t xml:space="preserve">: </w:t>
      </w:r>
      <w:r w:rsidRPr="00082DC1">
        <w:rPr>
          <w:rFonts w:ascii="Times New Roman" w:hAnsi="Times New Roman" w:cs="Times New Roman"/>
        </w:rPr>
        <w:t>an invocation through dance</w:t>
      </w:r>
      <w:ins w:id="20" w:author="Emily Barrett" w:date="2026-01-30T12:11:00Z" w16du:dateUtc="2026-01-30T12:11:00Z">
        <w:r w:rsidR="00386C03" w:rsidRPr="00082DC1">
          <w:rPr>
            <w:rFonts w:ascii="Times New Roman" w:hAnsi="Times New Roman" w:cs="Times New Roman"/>
          </w:rPr>
          <w:t>,</w:t>
        </w:r>
      </w:ins>
      <w:r w:rsidRPr="00082DC1">
        <w:rPr>
          <w:rFonts w:ascii="Times New Roman" w:hAnsi="Times New Roman" w:cs="Times New Roman"/>
        </w:rPr>
        <w:t>"</w:t>
      </w:r>
      <w:del w:id="21" w:author="Emily Barrett" w:date="2026-01-30T12:11:00Z" w16du:dateUtc="2026-01-30T12:11:00Z">
        <w:r w:rsidRPr="00082DC1" w:rsidDel="00386C03">
          <w:rPr>
            <w:rFonts w:ascii="Times New Roman" w:hAnsi="Times New Roman" w:cs="Times New Roman"/>
          </w:rPr>
          <w:delText>,</w:delText>
        </w:r>
      </w:del>
      <w:r w:rsidRPr="00082DC1">
        <w:rPr>
          <w:rFonts w:ascii="Times New Roman" w:hAnsi="Times New Roman" w:cs="Times New Roman"/>
        </w:rPr>
        <w:t xml:space="preserve"> the Master scoffed at the </w:t>
      </w:r>
      <w:r w:rsidR="00563D9B" w:rsidRPr="00082DC1">
        <w:rPr>
          <w:rFonts w:ascii="Times New Roman" w:hAnsi="Times New Roman" w:cs="Times New Roman"/>
        </w:rPr>
        <w:t>superstitions</w:t>
      </w:r>
      <w:r w:rsidRPr="00082DC1">
        <w:rPr>
          <w:rFonts w:ascii="Times New Roman" w:hAnsi="Times New Roman" w:cs="Times New Roman"/>
        </w:rPr>
        <w:t xml:space="preserve"> of lesser creatures.</w:t>
      </w:r>
    </w:p>
    <w:p w14:paraId="39472B53" w14:textId="19BC727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"Delusions, nothing more." replied the Amateur reflexively. "I would be honoured to </w:t>
      </w:r>
      <w:r w:rsidR="000C062A" w:rsidRPr="00082DC1">
        <w:rPr>
          <w:rFonts w:ascii="Times New Roman" w:hAnsi="Times New Roman" w:cs="Times New Roman"/>
        </w:rPr>
        <w:t>establish connection</w:t>
      </w:r>
      <w:r w:rsidRPr="00082DC1">
        <w:rPr>
          <w:rFonts w:ascii="Times New Roman" w:hAnsi="Times New Roman" w:cs="Times New Roman"/>
        </w:rPr>
        <w:t xml:space="preserve">. But to what end, if I may </w:t>
      </w:r>
      <w:r w:rsidR="000C062A" w:rsidRPr="00082DC1">
        <w:rPr>
          <w:rFonts w:ascii="Times New Roman" w:hAnsi="Times New Roman" w:cs="Times New Roman"/>
        </w:rPr>
        <w:t>ask</w:t>
      </w:r>
      <w:r w:rsidRPr="00082DC1">
        <w:rPr>
          <w:rFonts w:ascii="Times New Roman" w:hAnsi="Times New Roman" w:cs="Times New Roman"/>
        </w:rPr>
        <w:t>?"</w:t>
      </w:r>
    </w:p>
    <w:p w14:paraId="7A55D56F" w14:textId="0E56BEC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"Imperial policy</w:t>
      </w:r>
      <w:ins w:id="22" w:author="Emily Barrett" w:date="2026-01-30T12:11:00Z" w16du:dateUtc="2026-01-30T12:11:00Z">
        <w:r w:rsidR="00386C03" w:rsidRPr="00082DC1">
          <w:rPr>
            <w:rFonts w:ascii="Times New Roman" w:hAnsi="Times New Roman" w:cs="Times New Roman"/>
          </w:rPr>
          <w:t>,</w:t>
        </w:r>
      </w:ins>
      <w:r w:rsidRPr="00082DC1">
        <w:rPr>
          <w:rFonts w:ascii="Times New Roman" w:hAnsi="Times New Roman" w:cs="Times New Roman"/>
        </w:rPr>
        <w:t>" said his Master flatly and handed the Amateur a dossier. It was embossed with the Imperial seal; an eye suspended in the flames of a lit torch. "All the information you need</w:t>
      </w:r>
      <w:r w:rsidR="00CE31D2" w:rsidRPr="00082DC1">
        <w:rPr>
          <w:rFonts w:ascii="Times New Roman" w:hAnsi="Times New Roman" w:cs="Times New Roman"/>
        </w:rPr>
        <w:t>.</w:t>
      </w:r>
      <w:r w:rsidRPr="00082DC1">
        <w:rPr>
          <w:rFonts w:ascii="Times New Roman" w:hAnsi="Times New Roman" w:cs="Times New Roman"/>
        </w:rPr>
        <w:t xml:space="preserve"> </w:t>
      </w:r>
      <w:r w:rsidR="00CE31D2" w:rsidRPr="00082DC1">
        <w:rPr>
          <w:rFonts w:ascii="Times New Roman" w:hAnsi="Times New Roman" w:cs="Times New Roman"/>
        </w:rPr>
        <w:t>T</w:t>
      </w:r>
      <w:r w:rsidRPr="00082DC1">
        <w:rPr>
          <w:rFonts w:ascii="Times New Roman" w:hAnsi="Times New Roman" w:cs="Times New Roman"/>
        </w:rPr>
        <w:t>ake some time to read before you accept." All traces of his former mercy had fled his voice. "I will not send an invalid into the field, do you understand?"</w:t>
      </w:r>
    </w:p>
    <w:p w14:paraId="49E9EBB3" w14:textId="30D3E24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"Yes</w:t>
      </w:r>
      <w:ins w:id="23" w:author="Emily Barrett" w:date="2026-01-30T12:14:00Z" w16du:dateUtc="2026-01-30T12:14:00Z">
        <w:r w:rsidR="00386C03" w:rsidRPr="00082DC1">
          <w:rPr>
            <w:rFonts w:ascii="Times New Roman" w:hAnsi="Times New Roman" w:cs="Times New Roman"/>
          </w:rPr>
          <w:t>,</w:t>
        </w:r>
      </w:ins>
      <w:r w:rsidRPr="00082DC1">
        <w:rPr>
          <w:rFonts w:ascii="Times New Roman" w:hAnsi="Times New Roman" w:cs="Times New Roman"/>
        </w:rPr>
        <w:t xml:space="preserve">" replied the Amateur. Quiet and firm. In silence he perused the documents detailing the mission, all the while having his answer ready. When he finished, the Master </w:t>
      </w:r>
      <w:r w:rsidR="00CE31D2" w:rsidRPr="00082DC1">
        <w:rPr>
          <w:rFonts w:ascii="Times New Roman" w:hAnsi="Times New Roman" w:cs="Times New Roman"/>
        </w:rPr>
        <w:t>asked,</w:t>
      </w:r>
      <w:r w:rsidRPr="00082DC1">
        <w:rPr>
          <w:rFonts w:ascii="Times New Roman" w:hAnsi="Times New Roman" w:cs="Times New Roman"/>
        </w:rPr>
        <w:t xml:space="preserve"> "Do you accept this commission?"</w:t>
      </w:r>
    </w:p>
    <w:p w14:paraId="2E040CEB"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There was a moment of doubt. Then one of clarity, "yes." </w:t>
      </w:r>
    </w:p>
    <w:p w14:paraId="2C408EA6" w14:textId="369BBCB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"Good. You have one month. This commission is to be presented at the</w:t>
      </w:r>
      <w:r w:rsidR="00532EF9" w:rsidRPr="00082DC1">
        <w:rPr>
          <w:rFonts w:ascii="Times New Roman" w:hAnsi="Times New Roman" w:cs="Times New Roman"/>
        </w:rPr>
        <w:t xml:space="preserve"> final day of the</w:t>
      </w:r>
      <w:r w:rsidRPr="00082DC1">
        <w:rPr>
          <w:rFonts w:ascii="Times New Roman" w:hAnsi="Times New Roman" w:cs="Times New Roman"/>
        </w:rPr>
        <w:t xml:space="preserve"> Fete of Her Eminence, the Empress's birthday celebration. I suggest you leave tomorrow."</w:t>
      </w:r>
    </w:p>
    <w:p w14:paraId="43AD49DA" w14:textId="0AD44D6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 left his cell </w:t>
      </w:r>
      <w:r w:rsidR="00203E7B" w:rsidRPr="00082DC1">
        <w:rPr>
          <w:rFonts w:ascii="Times New Roman" w:hAnsi="Times New Roman" w:cs="Times New Roman"/>
        </w:rPr>
        <w:t>before sun-up</w:t>
      </w:r>
      <w:r w:rsidRPr="00082DC1">
        <w:rPr>
          <w:rFonts w:ascii="Times New Roman" w:hAnsi="Times New Roman" w:cs="Times New Roman"/>
        </w:rPr>
        <w:t xml:space="preserve">. Sleep had come easy and dreamless, but it had been short. He had spent the evening prior gathering all that he would need for the journey and </w:t>
      </w:r>
      <w:r w:rsidR="00D22BF9" w:rsidRPr="00082DC1">
        <w:rPr>
          <w:rFonts w:ascii="Times New Roman" w:hAnsi="Times New Roman" w:cs="Times New Roman"/>
        </w:rPr>
        <w:t xml:space="preserve">in </w:t>
      </w:r>
      <w:r w:rsidRPr="00082DC1">
        <w:rPr>
          <w:rFonts w:ascii="Times New Roman" w:hAnsi="Times New Roman" w:cs="Times New Roman"/>
        </w:rPr>
        <w:t>the ensuing excitement</w:t>
      </w:r>
      <w:r w:rsidR="00D22BF9" w:rsidRPr="00082DC1">
        <w:rPr>
          <w:rFonts w:ascii="Times New Roman" w:hAnsi="Times New Roman" w:cs="Times New Roman"/>
        </w:rPr>
        <w:t xml:space="preserve"> sleep had fled, slow to return</w:t>
      </w:r>
      <w:r w:rsidRPr="00082DC1">
        <w:rPr>
          <w:rFonts w:ascii="Times New Roman" w:hAnsi="Times New Roman" w:cs="Times New Roman"/>
        </w:rPr>
        <w:t xml:space="preserve">. </w:t>
      </w:r>
      <w:r w:rsidR="00D22BF9" w:rsidRPr="00082DC1">
        <w:rPr>
          <w:rFonts w:ascii="Times New Roman" w:hAnsi="Times New Roman" w:cs="Times New Roman"/>
        </w:rPr>
        <w:t>He</w:t>
      </w:r>
      <w:r w:rsidRPr="00082DC1">
        <w:rPr>
          <w:rFonts w:ascii="Times New Roman" w:hAnsi="Times New Roman" w:cs="Times New Roman"/>
        </w:rPr>
        <w:t xml:space="preserve"> found the ostler about to nod off when he entered the stables, the earthy smell of horses permeating the space. "Morning Peq, sorry to disturb</w:t>
      </w:r>
      <w:r w:rsidR="00D22BF9" w:rsidRPr="00082DC1">
        <w:rPr>
          <w:rFonts w:ascii="Times New Roman" w:hAnsi="Times New Roman" w:cs="Times New Roman"/>
        </w:rPr>
        <w:t xml:space="preserve"> you</w:t>
      </w:r>
      <w:r w:rsidRPr="00082DC1">
        <w:rPr>
          <w:rFonts w:ascii="Times New Roman" w:hAnsi="Times New Roman" w:cs="Times New Roman"/>
        </w:rPr>
        <w:t xml:space="preserve"> but I best be getting on." </w:t>
      </w:r>
    </w:p>
    <w:p w14:paraId="69F6F7F9" w14:textId="0D27933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ostler came awake in a spasm. Bleary-eyed and stiff, he led the </w:t>
      </w:r>
      <w:r w:rsidR="00607C0F" w:rsidRPr="00082DC1">
        <w:rPr>
          <w:rFonts w:ascii="Times New Roman" w:hAnsi="Times New Roman" w:cs="Times New Roman"/>
        </w:rPr>
        <w:t>Amateur</w:t>
      </w:r>
      <w:r w:rsidRPr="00082DC1">
        <w:rPr>
          <w:rFonts w:ascii="Times New Roman" w:hAnsi="Times New Roman" w:cs="Times New Roman"/>
        </w:rPr>
        <w:t xml:space="preserve"> to a stall housing a russet palfrey. "It</w:t>
      </w:r>
      <w:r w:rsidR="00607C0F" w:rsidRPr="00082DC1">
        <w:rPr>
          <w:rFonts w:ascii="Times New Roman" w:hAnsi="Times New Roman" w:cs="Times New Roman"/>
        </w:rPr>
        <w:t xml:space="preserve">’ll </w:t>
      </w:r>
      <w:r w:rsidRPr="00082DC1">
        <w:rPr>
          <w:rFonts w:ascii="Times New Roman" w:hAnsi="Times New Roman" w:cs="Times New Roman"/>
        </w:rPr>
        <w:t xml:space="preserve">only take a moment to truss him up sir, hope you </w:t>
      </w:r>
      <w:r w:rsidR="00607C0F" w:rsidRPr="00082DC1">
        <w:rPr>
          <w:rFonts w:ascii="Times New Roman" w:hAnsi="Times New Roman" w:cs="Times New Roman"/>
        </w:rPr>
        <w:t>don’t</w:t>
      </w:r>
      <w:r w:rsidRPr="00082DC1">
        <w:rPr>
          <w:rFonts w:ascii="Times New Roman" w:hAnsi="Times New Roman" w:cs="Times New Roman"/>
        </w:rPr>
        <w:t xml:space="preserve"> mind."</w:t>
      </w:r>
    </w:p>
    <w:p w14:paraId="42940C1C" w14:textId="37B6927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DE720E" w:rsidRPr="00082DC1">
        <w:rPr>
          <w:rFonts w:ascii="Times New Roman" w:hAnsi="Times New Roman" w:cs="Times New Roman"/>
        </w:rPr>
        <w:t>T</w:t>
      </w:r>
      <w:r w:rsidRPr="00082DC1">
        <w:rPr>
          <w:rFonts w:ascii="Times New Roman" w:hAnsi="Times New Roman" w:cs="Times New Roman"/>
        </w:rPr>
        <w:t>ake the time you need. I've a long journey ahead and want you to make sure this one does</w:t>
      </w:r>
      <w:r w:rsidR="00DE720E" w:rsidRPr="00082DC1">
        <w:rPr>
          <w:rFonts w:ascii="Times New Roman" w:hAnsi="Times New Roman" w:cs="Times New Roman"/>
        </w:rPr>
        <w:t xml:space="preserve">n’t </w:t>
      </w:r>
      <w:r w:rsidRPr="00082DC1">
        <w:rPr>
          <w:rFonts w:ascii="Times New Roman" w:hAnsi="Times New Roman" w:cs="Times New Roman"/>
        </w:rPr>
        <w:t xml:space="preserve">give out on me". The Amateur approached the riding horse palm down and felt its warm breath on his hand as the animal took in the scent echo. Calm and curious. He proceeded to gently scratch its shoulder and offer soothing words when it snorted. All the while he gazed into its innocent eyes, </w:t>
      </w:r>
      <w:r w:rsidR="005946D1" w:rsidRPr="00082DC1">
        <w:rPr>
          <w:rFonts w:ascii="Times New Roman" w:hAnsi="Times New Roman" w:cs="Times New Roman"/>
        </w:rPr>
        <w:t xml:space="preserve">the </w:t>
      </w:r>
      <w:r w:rsidRPr="00082DC1">
        <w:rPr>
          <w:rFonts w:ascii="Times New Roman" w:hAnsi="Times New Roman" w:cs="Times New Roman"/>
        </w:rPr>
        <w:t xml:space="preserve">silt of an atavistic </w:t>
      </w:r>
      <w:r w:rsidR="005946D1" w:rsidRPr="00082DC1">
        <w:rPr>
          <w:rFonts w:ascii="Times New Roman" w:hAnsi="Times New Roman" w:cs="Times New Roman"/>
        </w:rPr>
        <w:t>awareness</w:t>
      </w:r>
      <w:r w:rsidRPr="00082DC1">
        <w:rPr>
          <w:rFonts w:ascii="Times New Roman" w:hAnsi="Times New Roman" w:cs="Times New Roman"/>
        </w:rPr>
        <w:t xml:space="preserve"> drifting in those midnight pools.  "He's ready for you sir. A safe journey </w:t>
      </w:r>
      <w:r w:rsidR="00972333" w:rsidRPr="00082DC1">
        <w:rPr>
          <w:rFonts w:ascii="Times New Roman" w:hAnsi="Times New Roman" w:cs="Times New Roman"/>
        </w:rPr>
        <w:t>to you</w:t>
      </w:r>
      <w:r w:rsidR="00EE5A50" w:rsidRPr="00082DC1">
        <w:rPr>
          <w:rFonts w:ascii="Times New Roman" w:hAnsi="Times New Roman" w:cs="Times New Roman"/>
        </w:rPr>
        <w:t>.</w:t>
      </w:r>
      <w:r w:rsidRPr="00082DC1">
        <w:rPr>
          <w:rFonts w:ascii="Times New Roman" w:hAnsi="Times New Roman" w:cs="Times New Roman"/>
        </w:rPr>
        <w:t>"</w:t>
      </w:r>
    </w:p>
    <w:p w14:paraId="00E58024" w14:textId="77777777" w:rsidR="009F76F0" w:rsidRPr="00082DC1" w:rsidRDefault="00A6389F" w:rsidP="00CC0FFF">
      <w:pPr>
        <w:spacing w:line="480" w:lineRule="auto"/>
        <w:rPr>
          <w:ins w:id="24" w:author="Emily Barrett" w:date="2026-01-30T12:19:00Z" w16du:dateUtc="2026-01-30T12:19:00Z"/>
          <w:rFonts w:ascii="Times New Roman" w:hAnsi="Times New Roman" w:cs="Times New Roman"/>
        </w:rPr>
      </w:pPr>
      <w:r w:rsidRPr="00082DC1">
        <w:rPr>
          <w:rFonts w:ascii="Times New Roman" w:hAnsi="Times New Roman" w:cs="Times New Roman"/>
        </w:rPr>
        <w:t>"Thank you Peq, get some sleep won't you</w:t>
      </w:r>
      <w:ins w:id="25" w:author="Emily Barrett" w:date="2026-01-30T12:19:00Z" w16du:dateUtc="2026-01-30T12:19:00Z">
        <w:r w:rsidR="009F76F0" w:rsidRPr="00082DC1">
          <w:rPr>
            <w:rFonts w:ascii="Times New Roman" w:hAnsi="Times New Roman" w:cs="Times New Roman"/>
          </w:rPr>
          <w:t>.</w:t>
        </w:r>
      </w:ins>
      <w:r w:rsidRPr="00082DC1">
        <w:rPr>
          <w:rFonts w:ascii="Times New Roman" w:hAnsi="Times New Roman" w:cs="Times New Roman"/>
        </w:rPr>
        <w:t>"</w:t>
      </w:r>
      <w:del w:id="26" w:author="Emily Barrett" w:date="2026-01-30T12:19:00Z" w16du:dateUtc="2026-01-30T12:19:00Z">
        <w:r w:rsidRPr="00082DC1" w:rsidDel="009F76F0">
          <w:rPr>
            <w:rFonts w:ascii="Times New Roman" w:hAnsi="Times New Roman" w:cs="Times New Roman"/>
          </w:rPr>
          <w:delText>,</w:delText>
        </w:r>
      </w:del>
      <w:r w:rsidRPr="00082DC1">
        <w:rPr>
          <w:rFonts w:ascii="Times New Roman" w:hAnsi="Times New Roman" w:cs="Times New Roman"/>
        </w:rPr>
        <w:t xml:space="preserve"> </w:t>
      </w:r>
      <w:ins w:id="27" w:author="Emily Barrett" w:date="2026-01-30T12:19:00Z" w16du:dateUtc="2026-01-30T12:19:00Z">
        <w:r w:rsidR="009F76F0" w:rsidRPr="00082DC1">
          <w:rPr>
            <w:rFonts w:ascii="Times New Roman" w:hAnsi="Times New Roman" w:cs="Times New Roman"/>
          </w:rPr>
          <w:t>H</w:t>
        </w:r>
      </w:ins>
      <w:del w:id="28" w:author="Emily Barrett" w:date="2026-01-30T12:19:00Z" w16du:dateUtc="2026-01-30T12:19:00Z">
        <w:r w:rsidRPr="00082DC1" w:rsidDel="009F76F0">
          <w:rPr>
            <w:rFonts w:ascii="Times New Roman" w:hAnsi="Times New Roman" w:cs="Times New Roman"/>
          </w:rPr>
          <w:delText>h</w:delText>
        </w:r>
      </w:del>
      <w:r w:rsidRPr="00082DC1">
        <w:rPr>
          <w:rFonts w:ascii="Times New Roman" w:hAnsi="Times New Roman" w:cs="Times New Roman"/>
        </w:rPr>
        <w:t xml:space="preserve">e grinned at the ostler as he mounted up. </w:t>
      </w:r>
    </w:p>
    <w:p w14:paraId="7E6AF4E8" w14:textId="797F167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 sat the horse surely, more confident than a lot of his peers. He had an affinity for the animals. Trotting quietly through the grounds of the </w:t>
      </w:r>
      <w:r w:rsidR="003C216E" w:rsidRPr="00082DC1">
        <w:rPr>
          <w:rFonts w:ascii="Times New Roman" w:hAnsi="Times New Roman" w:cs="Times New Roman"/>
        </w:rPr>
        <w:t>W</w:t>
      </w:r>
      <w:r w:rsidRPr="00082DC1">
        <w:rPr>
          <w:rFonts w:ascii="Times New Roman" w:hAnsi="Times New Roman" w:cs="Times New Roman"/>
        </w:rPr>
        <w:t xml:space="preserve">orkshop, </w:t>
      </w:r>
      <w:r w:rsidR="003C216E" w:rsidRPr="00082DC1">
        <w:rPr>
          <w:rFonts w:ascii="Times New Roman" w:hAnsi="Times New Roman" w:cs="Times New Roman"/>
        </w:rPr>
        <w:t>he left through the</w:t>
      </w:r>
      <w:r w:rsidRPr="00082DC1">
        <w:rPr>
          <w:rFonts w:ascii="Times New Roman" w:hAnsi="Times New Roman" w:cs="Times New Roman"/>
        </w:rPr>
        <w:t xml:space="preserve"> east gate entering the greater Imperial </w:t>
      </w:r>
      <w:r w:rsidR="00314075" w:rsidRPr="00082DC1">
        <w:rPr>
          <w:rFonts w:ascii="Times New Roman" w:hAnsi="Times New Roman" w:cs="Times New Roman"/>
        </w:rPr>
        <w:t>Capital</w:t>
      </w:r>
      <w:r w:rsidR="001E11D2" w:rsidRPr="00082DC1">
        <w:rPr>
          <w:rFonts w:ascii="Times New Roman" w:hAnsi="Times New Roman" w:cs="Times New Roman"/>
        </w:rPr>
        <w:t xml:space="preserve"> of Zehnum</w:t>
      </w:r>
      <w:r w:rsidRPr="00082DC1">
        <w:rPr>
          <w:rFonts w:ascii="Times New Roman" w:hAnsi="Times New Roman" w:cs="Times New Roman"/>
        </w:rPr>
        <w:t xml:space="preserve">. Bunting and flowers, banners and </w:t>
      </w:r>
      <w:r w:rsidRPr="00082DC1">
        <w:rPr>
          <w:rFonts w:ascii="Times New Roman" w:hAnsi="Times New Roman" w:cs="Times New Roman"/>
        </w:rPr>
        <w:lastRenderedPageBreak/>
        <w:t xml:space="preserve">painted shields encrusted the slumbering </w:t>
      </w:r>
      <w:r w:rsidR="00D617EC" w:rsidRPr="00082DC1">
        <w:rPr>
          <w:rFonts w:ascii="Times New Roman" w:hAnsi="Times New Roman" w:cs="Times New Roman"/>
        </w:rPr>
        <w:t>city</w:t>
      </w:r>
      <w:r w:rsidRPr="00082DC1">
        <w:rPr>
          <w:rFonts w:ascii="Times New Roman" w:hAnsi="Times New Roman" w:cs="Times New Roman"/>
        </w:rPr>
        <w:t>. The boy set the palfrey to a faster trot, the gentle clip-clop like water in a brook. As he exited the city through the north gate</w:t>
      </w:r>
      <w:r w:rsidR="00B25837" w:rsidRPr="00082DC1">
        <w:rPr>
          <w:rFonts w:ascii="Times New Roman" w:hAnsi="Times New Roman" w:cs="Times New Roman"/>
        </w:rPr>
        <w:t>,</w:t>
      </w:r>
      <w:r w:rsidRPr="00082DC1">
        <w:rPr>
          <w:rFonts w:ascii="Times New Roman" w:hAnsi="Times New Roman" w:cs="Times New Roman"/>
        </w:rPr>
        <w:t xml:space="preserve"> he fastened his cloak a little tighter</w:t>
      </w:r>
      <w:r w:rsidR="00B25837" w:rsidRPr="00082DC1">
        <w:rPr>
          <w:rFonts w:ascii="Times New Roman" w:hAnsi="Times New Roman" w:cs="Times New Roman"/>
        </w:rPr>
        <w:t xml:space="preserve"> and</w:t>
      </w:r>
      <w:r w:rsidRPr="00082DC1">
        <w:rPr>
          <w:rFonts w:ascii="Times New Roman" w:hAnsi="Times New Roman" w:cs="Times New Roman"/>
        </w:rPr>
        <w:t xml:space="preserve"> urg</w:t>
      </w:r>
      <w:r w:rsidR="00B25837" w:rsidRPr="00082DC1">
        <w:rPr>
          <w:rFonts w:ascii="Times New Roman" w:hAnsi="Times New Roman" w:cs="Times New Roman"/>
        </w:rPr>
        <w:t>ed</w:t>
      </w:r>
      <w:r w:rsidRPr="00082DC1">
        <w:rPr>
          <w:rFonts w:ascii="Times New Roman" w:hAnsi="Times New Roman" w:cs="Times New Roman"/>
        </w:rPr>
        <w:t xml:space="preserve"> his mount first into a canter and then a gallop</w:t>
      </w:r>
      <w:r w:rsidR="00B25837" w:rsidRPr="00082DC1">
        <w:rPr>
          <w:rFonts w:ascii="Times New Roman" w:hAnsi="Times New Roman" w:cs="Times New Roman"/>
        </w:rPr>
        <w:t>.</w:t>
      </w:r>
      <w:r w:rsidRPr="00082DC1">
        <w:rPr>
          <w:rFonts w:ascii="Times New Roman" w:hAnsi="Times New Roman" w:cs="Times New Roman"/>
        </w:rPr>
        <w:t xml:space="preserve"> </w:t>
      </w:r>
      <w:r w:rsidR="00B25837" w:rsidRPr="00082DC1">
        <w:rPr>
          <w:rFonts w:ascii="Times New Roman" w:hAnsi="Times New Roman" w:cs="Times New Roman"/>
        </w:rPr>
        <w:t>They followed</w:t>
      </w:r>
      <w:r w:rsidRPr="00082DC1">
        <w:rPr>
          <w:rFonts w:ascii="Times New Roman" w:hAnsi="Times New Roman" w:cs="Times New Roman"/>
        </w:rPr>
        <w:t xml:space="preserve"> </w:t>
      </w:r>
      <w:r w:rsidR="009608B7" w:rsidRPr="00082DC1">
        <w:rPr>
          <w:rFonts w:ascii="Times New Roman" w:hAnsi="Times New Roman" w:cs="Times New Roman"/>
        </w:rPr>
        <w:t xml:space="preserve">the </w:t>
      </w:r>
      <w:r w:rsidRPr="00082DC1">
        <w:rPr>
          <w:rFonts w:ascii="Times New Roman" w:hAnsi="Times New Roman" w:cs="Times New Roman"/>
        </w:rPr>
        <w:t xml:space="preserve">Gold Road which flowed out like the inversion of a great river into the </w:t>
      </w:r>
      <w:r w:rsidR="00FB53C3" w:rsidRPr="00082DC1">
        <w:rPr>
          <w:rFonts w:ascii="Times New Roman" w:hAnsi="Times New Roman" w:cs="Times New Roman"/>
        </w:rPr>
        <w:t xml:space="preserve">web of roads </w:t>
      </w:r>
      <w:r w:rsidRPr="00082DC1">
        <w:rPr>
          <w:rFonts w:ascii="Times New Roman" w:hAnsi="Times New Roman" w:cs="Times New Roman"/>
        </w:rPr>
        <w:t xml:space="preserve">connecting the </w:t>
      </w:r>
      <w:r w:rsidR="00B25837" w:rsidRPr="00082DC1">
        <w:rPr>
          <w:rFonts w:ascii="Times New Roman" w:hAnsi="Times New Roman" w:cs="Times New Roman"/>
        </w:rPr>
        <w:t>E</w:t>
      </w:r>
      <w:r w:rsidRPr="00082DC1">
        <w:rPr>
          <w:rFonts w:ascii="Times New Roman" w:hAnsi="Times New Roman" w:cs="Times New Roman"/>
        </w:rPr>
        <w:t xml:space="preserve">mpire. In a few hours, the city would come alive. In a silver </w:t>
      </w:r>
      <w:r w:rsidR="00B74164" w:rsidRPr="00082DC1">
        <w:rPr>
          <w:rFonts w:ascii="Times New Roman" w:hAnsi="Times New Roman" w:cs="Times New Roman"/>
        </w:rPr>
        <w:t>dawn,</w:t>
      </w:r>
      <w:r w:rsidRPr="00082DC1">
        <w:rPr>
          <w:rFonts w:ascii="Times New Roman" w:hAnsi="Times New Roman" w:cs="Times New Roman"/>
        </w:rPr>
        <w:t xml:space="preserve"> the workers would come out of their warm abodes in a trickle, stream and flood to prepare for this inaugural day of </w:t>
      </w:r>
      <w:r w:rsidR="00B344C8" w:rsidRPr="00082DC1">
        <w:rPr>
          <w:rFonts w:ascii="Times New Roman" w:hAnsi="Times New Roman" w:cs="Times New Roman"/>
        </w:rPr>
        <w:t>H</w:t>
      </w:r>
      <w:r w:rsidRPr="00082DC1">
        <w:rPr>
          <w:rFonts w:ascii="Times New Roman" w:hAnsi="Times New Roman" w:cs="Times New Roman"/>
        </w:rPr>
        <w:t>er Eminence's Fete. In the warp and weft of the world, the Amateur found himself on a bifurcating thread</w:t>
      </w:r>
      <w:r w:rsidR="009A3637" w:rsidRPr="00082DC1">
        <w:rPr>
          <w:rFonts w:ascii="Times New Roman" w:hAnsi="Times New Roman" w:cs="Times New Roman"/>
        </w:rPr>
        <w:t xml:space="preserve"> as he began his journey. He hoped </w:t>
      </w:r>
      <w:r w:rsidR="00F9449B" w:rsidRPr="00082DC1">
        <w:rPr>
          <w:rFonts w:ascii="Times New Roman" w:hAnsi="Times New Roman" w:cs="Times New Roman"/>
        </w:rPr>
        <w:t>his</w:t>
      </w:r>
      <w:r w:rsidR="009A3637" w:rsidRPr="00082DC1">
        <w:rPr>
          <w:rFonts w:ascii="Times New Roman" w:hAnsi="Times New Roman" w:cs="Times New Roman"/>
        </w:rPr>
        <w:t xml:space="preserve"> thread w</w:t>
      </w:r>
      <w:r w:rsidR="00D019F4" w:rsidRPr="00082DC1">
        <w:rPr>
          <w:rFonts w:ascii="Times New Roman" w:hAnsi="Times New Roman" w:cs="Times New Roman"/>
        </w:rPr>
        <w:t xml:space="preserve">ould </w:t>
      </w:r>
      <w:r w:rsidR="00F9449B" w:rsidRPr="00082DC1">
        <w:rPr>
          <w:rFonts w:ascii="Times New Roman" w:hAnsi="Times New Roman" w:cs="Times New Roman"/>
        </w:rPr>
        <w:t>return to the greater weave of things.</w:t>
      </w:r>
    </w:p>
    <w:p w14:paraId="5547DF09" w14:textId="469694A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There followed </w:t>
      </w:r>
      <w:r w:rsidR="00F9449B" w:rsidRPr="00082DC1">
        <w:rPr>
          <w:rFonts w:ascii="Times New Roman" w:hAnsi="Times New Roman" w:cs="Times New Roman"/>
        </w:rPr>
        <w:t xml:space="preserve">bucolic days in pasture and </w:t>
      </w:r>
      <w:r w:rsidR="00771BAC" w:rsidRPr="00082DC1">
        <w:rPr>
          <w:rFonts w:ascii="Times New Roman" w:hAnsi="Times New Roman" w:cs="Times New Roman"/>
        </w:rPr>
        <w:t>wood</w:t>
      </w:r>
      <w:r w:rsidRPr="00082DC1">
        <w:rPr>
          <w:rFonts w:ascii="Times New Roman" w:hAnsi="Times New Roman" w:cs="Times New Roman"/>
        </w:rPr>
        <w:t xml:space="preserve">. It was the dry </w:t>
      </w:r>
      <w:r w:rsidR="00F9449B" w:rsidRPr="00082DC1">
        <w:rPr>
          <w:rFonts w:ascii="Times New Roman" w:hAnsi="Times New Roman" w:cs="Times New Roman"/>
        </w:rPr>
        <w:t>season,</w:t>
      </w:r>
      <w:r w:rsidRPr="00082DC1">
        <w:rPr>
          <w:rFonts w:ascii="Times New Roman" w:hAnsi="Times New Roman" w:cs="Times New Roman"/>
        </w:rPr>
        <w:t xml:space="preserve"> </w:t>
      </w:r>
      <w:r w:rsidR="0076141A" w:rsidRPr="00082DC1">
        <w:rPr>
          <w:rFonts w:ascii="Times New Roman" w:hAnsi="Times New Roman" w:cs="Times New Roman"/>
        </w:rPr>
        <w:t>but cold. He</w:t>
      </w:r>
      <w:r w:rsidRPr="00082DC1">
        <w:rPr>
          <w:rFonts w:ascii="Times New Roman" w:hAnsi="Times New Roman" w:cs="Times New Roman"/>
        </w:rPr>
        <w:t xml:space="preserve"> </w:t>
      </w:r>
      <w:r w:rsidR="0076141A" w:rsidRPr="00082DC1">
        <w:rPr>
          <w:rFonts w:ascii="Times New Roman" w:hAnsi="Times New Roman" w:cs="Times New Roman"/>
        </w:rPr>
        <w:t>would often</w:t>
      </w:r>
      <w:r w:rsidRPr="00082DC1">
        <w:rPr>
          <w:rFonts w:ascii="Times New Roman" w:hAnsi="Times New Roman" w:cs="Times New Roman"/>
        </w:rPr>
        <w:t xml:space="preserve"> </w:t>
      </w:r>
      <w:r w:rsidR="0076141A" w:rsidRPr="00082DC1">
        <w:rPr>
          <w:rFonts w:ascii="Times New Roman" w:hAnsi="Times New Roman" w:cs="Times New Roman"/>
        </w:rPr>
        <w:t>gaze</w:t>
      </w:r>
      <w:r w:rsidRPr="00082DC1">
        <w:rPr>
          <w:rFonts w:ascii="Times New Roman" w:hAnsi="Times New Roman" w:cs="Times New Roman"/>
        </w:rPr>
        <w:t xml:space="preserve"> up </w:t>
      </w:r>
      <w:r w:rsidR="0076141A" w:rsidRPr="00082DC1">
        <w:rPr>
          <w:rFonts w:ascii="Times New Roman" w:hAnsi="Times New Roman" w:cs="Times New Roman"/>
        </w:rPr>
        <w:t>at</w:t>
      </w:r>
      <w:r w:rsidRPr="00082DC1">
        <w:rPr>
          <w:rFonts w:ascii="Times New Roman" w:hAnsi="Times New Roman" w:cs="Times New Roman"/>
        </w:rPr>
        <w:t xml:space="preserve"> the pelagic firmament before bed,</w:t>
      </w:r>
      <w:r w:rsidR="0076141A" w:rsidRPr="00082DC1">
        <w:rPr>
          <w:rFonts w:ascii="Times New Roman" w:hAnsi="Times New Roman" w:cs="Times New Roman"/>
        </w:rPr>
        <w:t xml:space="preserve"> in the dying light of his fire</w:t>
      </w:r>
      <w:r w:rsidRPr="00082DC1">
        <w:rPr>
          <w:rFonts w:ascii="Times New Roman" w:hAnsi="Times New Roman" w:cs="Times New Roman"/>
        </w:rPr>
        <w:t xml:space="preserve">. It would have been easier to travel that chain of cities which sprouts like mushrooms along the causeways of </w:t>
      </w:r>
      <w:r w:rsidR="006A6A4D" w:rsidRPr="00082DC1">
        <w:rPr>
          <w:rFonts w:ascii="Times New Roman" w:hAnsi="Times New Roman" w:cs="Times New Roman"/>
        </w:rPr>
        <w:t>the</w:t>
      </w:r>
      <w:r w:rsidRPr="00082DC1">
        <w:rPr>
          <w:rFonts w:ascii="Times New Roman" w:hAnsi="Times New Roman" w:cs="Times New Roman"/>
        </w:rPr>
        <w:t xml:space="preserve"> </w:t>
      </w:r>
      <w:r w:rsidR="006A6A4D" w:rsidRPr="00082DC1">
        <w:rPr>
          <w:rFonts w:ascii="Times New Roman" w:hAnsi="Times New Roman" w:cs="Times New Roman"/>
        </w:rPr>
        <w:t>E</w:t>
      </w:r>
      <w:r w:rsidR="0076141A" w:rsidRPr="00082DC1">
        <w:rPr>
          <w:rFonts w:ascii="Times New Roman" w:hAnsi="Times New Roman" w:cs="Times New Roman"/>
        </w:rPr>
        <w:t>mpire,</w:t>
      </w:r>
      <w:r w:rsidRPr="00082DC1">
        <w:rPr>
          <w:rFonts w:ascii="Times New Roman" w:hAnsi="Times New Roman" w:cs="Times New Roman"/>
        </w:rPr>
        <w:t xml:space="preserve"> but he preferred to sleep under the stars where he could. Travelling under the Imperial </w:t>
      </w:r>
      <w:r w:rsidR="00823EF9" w:rsidRPr="00082DC1">
        <w:rPr>
          <w:rFonts w:ascii="Times New Roman" w:hAnsi="Times New Roman" w:cs="Times New Roman"/>
        </w:rPr>
        <w:t>s</w:t>
      </w:r>
      <w:r w:rsidRPr="00082DC1">
        <w:rPr>
          <w:rFonts w:ascii="Times New Roman" w:hAnsi="Times New Roman" w:cs="Times New Roman"/>
        </w:rPr>
        <w:t xml:space="preserve">eal ensured the Amateur's </w:t>
      </w:r>
      <w:r w:rsidR="00B248BA" w:rsidRPr="00082DC1">
        <w:rPr>
          <w:rFonts w:ascii="Times New Roman" w:hAnsi="Times New Roman" w:cs="Times New Roman"/>
        </w:rPr>
        <w:t>safety but</w:t>
      </w:r>
      <w:r w:rsidRPr="00082DC1">
        <w:rPr>
          <w:rFonts w:ascii="Times New Roman" w:hAnsi="Times New Roman" w:cs="Times New Roman"/>
        </w:rPr>
        <w:t xml:space="preserve"> drew glad-hands throughout </w:t>
      </w:r>
      <w:r w:rsidR="00D54E40" w:rsidRPr="00082DC1">
        <w:rPr>
          <w:rFonts w:ascii="Times New Roman" w:hAnsi="Times New Roman" w:cs="Times New Roman"/>
        </w:rPr>
        <w:t>the</w:t>
      </w:r>
      <w:r w:rsidRPr="00082DC1">
        <w:rPr>
          <w:rFonts w:ascii="Times New Roman" w:hAnsi="Times New Roman" w:cs="Times New Roman"/>
        </w:rPr>
        <w:t xml:space="preserve"> colonies like flies to a corpse. He would of necessity make his way back to civilisation </w:t>
      </w:r>
      <w:r w:rsidR="00D54E40" w:rsidRPr="00082DC1">
        <w:rPr>
          <w:rFonts w:ascii="Times New Roman" w:hAnsi="Times New Roman" w:cs="Times New Roman"/>
        </w:rPr>
        <w:t xml:space="preserve">when his arcadian </w:t>
      </w:r>
      <w:r w:rsidR="00B248BA" w:rsidRPr="00082DC1">
        <w:rPr>
          <w:rFonts w:ascii="Times New Roman" w:hAnsi="Times New Roman" w:cs="Times New Roman"/>
        </w:rPr>
        <w:t>solitude</w:t>
      </w:r>
      <w:r w:rsidR="00D54E40" w:rsidRPr="00082DC1">
        <w:rPr>
          <w:rFonts w:ascii="Times New Roman" w:hAnsi="Times New Roman" w:cs="Times New Roman"/>
        </w:rPr>
        <w:t xml:space="preserve"> </w:t>
      </w:r>
      <w:r w:rsidR="00B248BA" w:rsidRPr="00082DC1">
        <w:rPr>
          <w:rFonts w:ascii="Times New Roman" w:hAnsi="Times New Roman" w:cs="Times New Roman"/>
        </w:rPr>
        <w:t>grew</w:t>
      </w:r>
      <w:r w:rsidR="00D54E40" w:rsidRPr="00082DC1">
        <w:rPr>
          <w:rFonts w:ascii="Times New Roman" w:hAnsi="Times New Roman" w:cs="Times New Roman"/>
        </w:rPr>
        <w:t xml:space="preserve"> </w:t>
      </w:r>
      <w:r w:rsidR="00B248BA" w:rsidRPr="00082DC1">
        <w:rPr>
          <w:rFonts w:ascii="Times New Roman" w:hAnsi="Times New Roman" w:cs="Times New Roman"/>
        </w:rPr>
        <w:t>lonesome</w:t>
      </w:r>
      <w:r w:rsidRPr="00082DC1">
        <w:rPr>
          <w:rFonts w:ascii="Times New Roman" w:hAnsi="Times New Roman" w:cs="Times New Roman"/>
        </w:rPr>
        <w:t>, but that first week</w:t>
      </w:r>
      <w:r w:rsidR="00B248BA" w:rsidRPr="00082DC1">
        <w:rPr>
          <w:rFonts w:ascii="Times New Roman" w:hAnsi="Times New Roman" w:cs="Times New Roman"/>
        </w:rPr>
        <w:t xml:space="preserve"> </w:t>
      </w:r>
      <w:r w:rsidRPr="00082DC1">
        <w:rPr>
          <w:rFonts w:ascii="Times New Roman" w:hAnsi="Times New Roman" w:cs="Times New Roman"/>
        </w:rPr>
        <w:t xml:space="preserve">he kept to himself, nary a traveller on the Gold Road or its tributaries. Thinking on his task, and the care of his horse occupied his days. The toil of survival brought peace of mind. Ten days in, sitting before the fire at gloaming he thought back on the Master's dossier. An invocation through dance. A festival for a goddess where he would exchange </w:t>
      </w:r>
      <w:r w:rsidR="00B248BA" w:rsidRPr="00082DC1">
        <w:rPr>
          <w:rFonts w:ascii="Times New Roman" w:hAnsi="Times New Roman" w:cs="Times New Roman"/>
        </w:rPr>
        <w:t>his service</w:t>
      </w:r>
      <w:r w:rsidRPr="00082DC1">
        <w:rPr>
          <w:rFonts w:ascii="Times New Roman" w:hAnsi="Times New Roman" w:cs="Times New Roman"/>
        </w:rPr>
        <w:t xml:space="preserve"> </w:t>
      </w:r>
      <w:r w:rsidR="00B248BA" w:rsidRPr="00082DC1">
        <w:rPr>
          <w:rFonts w:ascii="Times New Roman" w:hAnsi="Times New Roman" w:cs="Times New Roman"/>
        </w:rPr>
        <w:t>for the good grace</w:t>
      </w:r>
      <w:r w:rsidR="00717D40" w:rsidRPr="00082DC1">
        <w:rPr>
          <w:rFonts w:ascii="Times New Roman" w:hAnsi="Times New Roman" w:cs="Times New Roman"/>
        </w:rPr>
        <w:t>s</w:t>
      </w:r>
      <w:r w:rsidR="00B248BA" w:rsidRPr="00082DC1">
        <w:rPr>
          <w:rFonts w:ascii="Times New Roman" w:hAnsi="Times New Roman" w:cs="Times New Roman"/>
        </w:rPr>
        <w:t xml:space="preserve"> of </w:t>
      </w:r>
      <w:r w:rsidRPr="00082DC1">
        <w:rPr>
          <w:rFonts w:ascii="Times New Roman" w:hAnsi="Times New Roman" w:cs="Times New Roman"/>
        </w:rPr>
        <w:t xml:space="preserve">these </w:t>
      </w:r>
      <w:r w:rsidR="00B248BA" w:rsidRPr="00082DC1">
        <w:rPr>
          <w:rFonts w:ascii="Times New Roman" w:hAnsi="Times New Roman" w:cs="Times New Roman"/>
        </w:rPr>
        <w:t>n</w:t>
      </w:r>
      <w:r w:rsidR="00633968" w:rsidRPr="00082DC1">
        <w:rPr>
          <w:rFonts w:ascii="Times New Roman" w:hAnsi="Times New Roman" w:cs="Times New Roman"/>
        </w:rPr>
        <w:t>ovitiates</w:t>
      </w:r>
      <w:r w:rsidRPr="00082DC1">
        <w:rPr>
          <w:rFonts w:ascii="Times New Roman" w:hAnsi="Times New Roman" w:cs="Times New Roman"/>
        </w:rPr>
        <w:t xml:space="preserve">. A </w:t>
      </w:r>
      <w:r w:rsidR="00633968" w:rsidRPr="00082DC1">
        <w:rPr>
          <w:rFonts w:ascii="Times New Roman" w:hAnsi="Times New Roman" w:cs="Times New Roman"/>
        </w:rPr>
        <w:t>rendering</w:t>
      </w:r>
      <w:r w:rsidRPr="00082DC1">
        <w:rPr>
          <w:rFonts w:ascii="Times New Roman" w:hAnsi="Times New Roman" w:cs="Times New Roman"/>
        </w:rPr>
        <w:t xml:space="preserve"> to be presented to the Empress. </w:t>
      </w:r>
    </w:p>
    <w:p w14:paraId="6F97D074" w14:textId="2F952A8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 understood the </w:t>
      </w:r>
      <w:r w:rsidR="00717D40" w:rsidRPr="00082DC1">
        <w:rPr>
          <w:rFonts w:ascii="Times New Roman" w:hAnsi="Times New Roman" w:cs="Times New Roman"/>
        </w:rPr>
        <w:t>service</w:t>
      </w:r>
      <w:r w:rsidRPr="00082DC1">
        <w:rPr>
          <w:rFonts w:ascii="Times New Roman" w:hAnsi="Times New Roman" w:cs="Times New Roman"/>
        </w:rPr>
        <w:t xml:space="preserve"> to be the smoke screen that it was</w:t>
      </w:r>
      <w:r w:rsidR="00717D40" w:rsidRPr="00082DC1">
        <w:rPr>
          <w:rFonts w:ascii="Times New Roman" w:hAnsi="Times New Roman" w:cs="Times New Roman"/>
        </w:rPr>
        <w:t xml:space="preserve">, but </w:t>
      </w:r>
      <w:r w:rsidRPr="00082DC1">
        <w:rPr>
          <w:rFonts w:ascii="Times New Roman" w:hAnsi="Times New Roman" w:cs="Times New Roman"/>
        </w:rPr>
        <w:t xml:space="preserve">his inability to unearth his real task was frustrating. And beyond frustrating it led to paranoia. Was this commission even from the Empress? Could it have been some elaborate scheme of </w:t>
      </w:r>
      <w:r w:rsidR="00717D40" w:rsidRPr="00082DC1">
        <w:rPr>
          <w:rFonts w:ascii="Times New Roman" w:hAnsi="Times New Roman" w:cs="Times New Roman"/>
        </w:rPr>
        <w:t>his</w:t>
      </w:r>
      <w:r w:rsidRPr="00082DC1">
        <w:rPr>
          <w:rFonts w:ascii="Times New Roman" w:hAnsi="Times New Roman" w:cs="Times New Roman"/>
        </w:rPr>
        <w:t xml:space="preserve"> Master to ridicule him for his dreaming, what his peers would call his waywardness? Or worse, a way to dispose of </w:t>
      </w:r>
      <w:r w:rsidRPr="00082DC1">
        <w:rPr>
          <w:rFonts w:ascii="Times New Roman" w:hAnsi="Times New Roman" w:cs="Times New Roman"/>
        </w:rPr>
        <w:lastRenderedPageBreak/>
        <w:t xml:space="preserve">him. Make it look like an accident that a frail Amateur died on the road. </w:t>
      </w:r>
      <w:r w:rsidR="00A26143" w:rsidRPr="00082DC1">
        <w:rPr>
          <w:rFonts w:ascii="Times New Roman" w:hAnsi="Times New Roman" w:cs="Times New Roman"/>
        </w:rPr>
        <w:t>Oh,</w:t>
      </w:r>
      <w:r w:rsidRPr="00082DC1">
        <w:rPr>
          <w:rFonts w:ascii="Times New Roman" w:hAnsi="Times New Roman" w:cs="Times New Roman"/>
        </w:rPr>
        <w:t xml:space="preserve"> the humiliation. There was a moment of stomach dropping </w:t>
      </w:r>
      <w:r w:rsidR="00DF0BF2" w:rsidRPr="00082DC1">
        <w:rPr>
          <w:rFonts w:ascii="Times New Roman" w:hAnsi="Times New Roman" w:cs="Times New Roman"/>
        </w:rPr>
        <w:t>panic,</w:t>
      </w:r>
      <w:r w:rsidRPr="00082DC1">
        <w:rPr>
          <w:rFonts w:ascii="Times New Roman" w:hAnsi="Times New Roman" w:cs="Times New Roman"/>
        </w:rPr>
        <w:t xml:space="preserve"> and he felt the need to expel in some way. The panic rose to a fever pitch before he settled on letting out all the air in his lungs, imagining his </w:t>
      </w:r>
      <w:r w:rsidR="00DF0BF2" w:rsidRPr="00082DC1">
        <w:rPr>
          <w:rFonts w:ascii="Times New Roman" w:hAnsi="Times New Roman" w:cs="Times New Roman"/>
        </w:rPr>
        <w:t>anxiety</w:t>
      </w:r>
      <w:r w:rsidRPr="00082DC1">
        <w:rPr>
          <w:rFonts w:ascii="Times New Roman" w:hAnsi="Times New Roman" w:cs="Times New Roman"/>
        </w:rPr>
        <w:t xml:space="preserve"> pouring forth from his mouth. An interval suspended breathless in the void. No fire. No horse. No world. Then he took a deep breath. Followed by another as he sat and then laid himself on his mat and then he breathed out more gently. Soon sleep was upon </w:t>
      </w:r>
      <w:r w:rsidR="005F4ED9" w:rsidRPr="00082DC1">
        <w:rPr>
          <w:rFonts w:ascii="Times New Roman" w:hAnsi="Times New Roman" w:cs="Times New Roman"/>
        </w:rPr>
        <w:t>him,</w:t>
      </w:r>
      <w:r w:rsidRPr="00082DC1">
        <w:rPr>
          <w:rFonts w:ascii="Times New Roman" w:hAnsi="Times New Roman" w:cs="Times New Roman"/>
        </w:rPr>
        <w:t xml:space="preserve"> and he entered the theatre of his inner world to the sound of cicadas and fire crackling.</w:t>
      </w:r>
    </w:p>
    <w:p w14:paraId="5B2CC33C" w14:textId="19050B1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H</w:t>
      </w:r>
      <w:r w:rsidR="001A29EE" w:rsidRPr="00082DC1">
        <w:rPr>
          <w:rFonts w:ascii="Times New Roman" w:hAnsi="Times New Roman" w:cs="Times New Roman"/>
        </w:rPr>
        <w:t>is</w:t>
      </w:r>
      <w:r w:rsidRPr="00082DC1">
        <w:rPr>
          <w:rFonts w:ascii="Times New Roman" w:hAnsi="Times New Roman" w:cs="Times New Roman"/>
        </w:rPr>
        <w:t xml:space="preserve"> </w:t>
      </w:r>
      <w:r w:rsidR="001A29EE" w:rsidRPr="00082DC1">
        <w:rPr>
          <w:rFonts w:ascii="Times New Roman" w:hAnsi="Times New Roman" w:cs="Times New Roman"/>
        </w:rPr>
        <w:t>first dream returned to him</w:t>
      </w:r>
      <w:r w:rsidRPr="00082DC1">
        <w:rPr>
          <w:rFonts w:ascii="Times New Roman" w:hAnsi="Times New Roman" w:cs="Times New Roman"/>
        </w:rPr>
        <w:t xml:space="preserve">. His vision was poor, traded for his hearing which had taken on a bestial keenness. There it was </w:t>
      </w:r>
      <w:r w:rsidR="005F4ED9" w:rsidRPr="00082DC1">
        <w:rPr>
          <w:rFonts w:ascii="Times New Roman" w:hAnsi="Times New Roman" w:cs="Times New Roman"/>
        </w:rPr>
        <w:t>again,</w:t>
      </w:r>
      <w:r w:rsidRPr="00082DC1">
        <w:rPr>
          <w:rFonts w:ascii="Times New Roman" w:hAnsi="Times New Roman" w:cs="Times New Roman"/>
        </w:rPr>
        <w:t xml:space="preserve"> the alien music. </w:t>
      </w:r>
      <w:r w:rsidR="006811F2" w:rsidRPr="00082DC1">
        <w:rPr>
          <w:rFonts w:ascii="Times New Roman" w:hAnsi="Times New Roman" w:cs="Times New Roman"/>
        </w:rPr>
        <w:t>The drumming</w:t>
      </w:r>
      <w:r w:rsidRPr="00082DC1">
        <w:rPr>
          <w:rFonts w:ascii="Times New Roman" w:hAnsi="Times New Roman" w:cs="Times New Roman"/>
        </w:rPr>
        <w:t xml:space="preserve"> </w:t>
      </w:r>
      <w:r w:rsidR="006811F2" w:rsidRPr="00082DC1">
        <w:rPr>
          <w:rFonts w:ascii="Times New Roman" w:hAnsi="Times New Roman" w:cs="Times New Roman"/>
        </w:rPr>
        <w:t>seemed like</w:t>
      </w:r>
      <w:r w:rsidRPr="00082DC1">
        <w:rPr>
          <w:rFonts w:ascii="Times New Roman" w:hAnsi="Times New Roman" w:cs="Times New Roman"/>
        </w:rPr>
        <w:t xml:space="preserve"> water running over stones or the padding of predatory cats or the galloping thunder of hooves. Floating above this was the sound of wind passing through bone or antler, like the pe</w:t>
      </w:r>
      <w:r w:rsidR="00DF78C1" w:rsidRPr="00082DC1">
        <w:rPr>
          <w:rFonts w:ascii="Times New Roman" w:hAnsi="Times New Roman" w:cs="Times New Roman"/>
        </w:rPr>
        <w:t>a</w:t>
      </w:r>
      <w:r w:rsidRPr="00082DC1">
        <w:rPr>
          <w:rFonts w:ascii="Times New Roman" w:hAnsi="Times New Roman" w:cs="Times New Roman"/>
        </w:rPr>
        <w:t xml:space="preserve">ling of elks, and gales in mountain caves. He had never heard these in his travels, although he could not </w:t>
      </w:r>
      <w:r w:rsidR="00246818" w:rsidRPr="00082DC1">
        <w:rPr>
          <w:rFonts w:ascii="Times New Roman" w:hAnsi="Times New Roman" w:cs="Times New Roman"/>
        </w:rPr>
        <w:t>claim</w:t>
      </w:r>
      <w:r w:rsidRPr="00082DC1">
        <w:rPr>
          <w:rFonts w:ascii="Times New Roman" w:hAnsi="Times New Roman" w:cs="Times New Roman"/>
        </w:rPr>
        <w:t xml:space="preserve"> to have travelled far within the Empire. Yet he possessed knowledge of the sounds in this oneiric space. </w:t>
      </w:r>
      <w:r w:rsidR="008D276C" w:rsidRPr="00082DC1">
        <w:rPr>
          <w:rFonts w:ascii="Times New Roman" w:hAnsi="Times New Roman" w:cs="Times New Roman"/>
        </w:rPr>
        <w:t>Woven into</w:t>
      </w:r>
      <w:r w:rsidRPr="00082DC1">
        <w:rPr>
          <w:rFonts w:ascii="Times New Roman" w:hAnsi="Times New Roman" w:cs="Times New Roman"/>
        </w:rPr>
        <w:t xml:space="preserve"> this dance of rhythm and melody were the strings. Flexible</w:t>
      </w:r>
      <w:r w:rsidR="002B7E25" w:rsidRPr="00082DC1">
        <w:rPr>
          <w:rFonts w:ascii="Times New Roman" w:hAnsi="Times New Roman" w:cs="Times New Roman"/>
        </w:rPr>
        <w:t xml:space="preserve"> and</w:t>
      </w:r>
      <w:r w:rsidRPr="00082DC1">
        <w:rPr>
          <w:rFonts w:ascii="Times New Roman" w:hAnsi="Times New Roman" w:cs="Times New Roman"/>
        </w:rPr>
        <w:t xml:space="preserve"> sensuous with a swarthy tone. Through them the Amateur felt the thrum of all things. Older than understanding, eternal beyond reckoning. The music built into a cacophony, the blur that was the fire</w:t>
      </w:r>
      <w:ins w:id="29" w:author="Emily Barrett" w:date="2026-01-30T12:24:00Z" w16du:dateUtc="2026-01-30T12:24:00Z">
        <w:r w:rsidR="00241959" w:rsidRPr="00082DC1">
          <w:rPr>
            <w:rFonts w:ascii="Times New Roman" w:hAnsi="Times New Roman" w:cs="Times New Roman"/>
          </w:rPr>
          <w:t>,</w:t>
        </w:r>
      </w:ins>
      <w:r w:rsidRPr="00082DC1">
        <w:rPr>
          <w:rFonts w:ascii="Times New Roman" w:hAnsi="Times New Roman" w:cs="Times New Roman"/>
        </w:rPr>
        <w:t xml:space="preserve"> a conflagration that ate all. His dream melted </w:t>
      </w:r>
      <w:r w:rsidR="009A0807" w:rsidRPr="00082DC1">
        <w:rPr>
          <w:rFonts w:ascii="Times New Roman" w:hAnsi="Times New Roman" w:cs="Times New Roman"/>
        </w:rPr>
        <w:t>away,</w:t>
      </w:r>
      <w:r w:rsidRPr="00082DC1">
        <w:rPr>
          <w:rFonts w:ascii="Times New Roman" w:hAnsi="Times New Roman" w:cs="Times New Roman"/>
        </w:rPr>
        <w:t xml:space="preserve"> the peeling away of a film not quite red.</w:t>
      </w:r>
    </w:p>
    <w:p w14:paraId="4F231480" w14:textId="7B84C51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He opened his eyes into the noon sun. It was late</w:t>
      </w:r>
      <w:r w:rsidR="009A0807" w:rsidRPr="00082DC1">
        <w:rPr>
          <w:rFonts w:ascii="Times New Roman" w:hAnsi="Times New Roman" w:cs="Times New Roman"/>
        </w:rPr>
        <w:t xml:space="preserve">, and his horse was missing. His </w:t>
      </w:r>
      <w:r w:rsidRPr="00082DC1">
        <w:rPr>
          <w:rFonts w:ascii="Times New Roman" w:hAnsi="Times New Roman" w:cs="Times New Roman"/>
        </w:rPr>
        <w:t xml:space="preserve">heart </w:t>
      </w:r>
      <w:r w:rsidR="00710FBD" w:rsidRPr="00082DC1">
        <w:rPr>
          <w:rFonts w:ascii="Times New Roman" w:hAnsi="Times New Roman" w:cs="Times New Roman"/>
        </w:rPr>
        <w:t>hammering,</w:t>
      </w:r>
      <w:r w:rsidRPr="00082DC1">
        <w:rPr>
          <w:rFonts w:ascii="Times New Roman" w:hAnsi="Times New Roman" w:cs="Times New Roman"/>
        </w:rPr>
        <w:t xml:space="preserve"> he got up to look for </w:t>
      </w:r>
      <w:r w:rsidR="009A0807" w:rsidRPr="00082DC1">
        <w:rPr>
          <w:rFonts w:ascii="Times New Roman" w:hAnsi="Times New Roman" w:cs="Times New Roman"/>
        </w:rPr>
        <w:t>the moun</w:t>
      </w:r>
      <w:r w:rsidRPr="00082DC1">
        <w:rPr>
          <w:rFonts w:ascii="Times New Roman" w:hAnsi="Times New Roman" w:cs="Times New Roman"/>
        </w:rPr>
        <w:t xml:space="preserve">t. </w:t>
      </w:r>
      <w:r w:rsidR="00710FBD" w:rsidRPr="00082DC1">
        <w:rPr>
          <w:rFonts w:ascii="Times New Roman" w:hAnsi="Times New Roman" w:cs="Times New Roman"/>
        </w:rPr>
        <w:t>The beating of his heart slowed</w:t>
      </w:r>
      <w:r w:rsidRPr="00082DC1">
        <w:rPr>
          <w:rFonts w:ascii="Times New Roman" w:hAnsi="Times New Roman" w:cs="Times New Roman"/>
        </w:rPr>
        <w:t xml:space="preserve"> when he spotted it. The swale in which he had camped the night before was surrounded by a tall grass plain, roaming land for what he now saw to be wild horses. </w:t>
      </w:r>
      <w:r w:rsidR="007735DC" w:rsidRPr="00082DC1">
        <w:rPr>
          <w:rFonts w:ascii="Times New Roman" w:hAnsi="Times New Roman" w:cs="Times New Roman"/>
        </w:rPr>
        <w:t xml:space="preserve">His </w:t>
      </w:r>
      <w:r w:rsidRPr="00082DC1">
        <w:rPr>
          <w:rFonts w:ascii="Times New Roman" w:hAnsi="Times New Roman" w:cs="Times New Roman"/>
        </w:rPr>
        <w:t>saddled palfrey gallop</w:t>
      </w:r>
      <w:r w:rsidR="007735DC" w:rsidRPr="00082DC1">
        <w:rPr>
          <w:rFonts w:ascii="Times New Roman" w:hAnsi="Times New Roman" w:cs="Times New Roman"/>
        </w:rPr>
        <w:t>ed</w:t>
      </w:r>
      <w:r w:rsidRPr="00082DC1">
        <w:rPr>
          <w:rFonts w:ascii="Times New Roman" w:hAnsi="Times New Roman" w:cs="Times New Roman"/>
        </w:rPr>
        <w:t xml:space="preserve"> without abandon, amongst its </w:t>
      </w:r>
      <w:r w:rsidR="008920A3" w:rsidRPr="00082DC1">
        <w:rPr>
          <w:rFonts w:ascii="Times New Roman" w:hAnsi="Times New Roman" w:cs="Times New Roman"/>
        </w:rPr>
        <w:t>untamed</w:t>
      </w:r>
      <w:r w:rsidR="007735DC" w:rsidRPr="00082DC1">
        <w:rPr>
          <w:rFonts w:ascii="Times New Roman" w:hAnsi="Times New Roman" w:cs="Times New Roman"/>
        </w:rPr>
        <w:t xml:space="preserve"> </w:t>
      </w:r>
      <w:r w:rsidRPr="00082DC1">
        <w:rPr>
          <w:rFonts w:ascii="Times New Roman" w:hAnsi="Times New Roman" w:cs="Times New Roman"/>
        </w:rPr>
        <w:t xml:space="preserve">kin. The sight calmed him and he did not call back </w:t>
      </w:r>
      <w:r w:rsidR="00932E88" w:rsidRPr="00082DC1">
        <w:rPr>
          <w:rFonts w:ascii="Times New Roman" w:hAnsi="Times New Roman" w:cs="Times New Roman"/>
        </w:rPr>
        <w:t>the horse</w:t>
      </w:r>
      <w:r w:rsidRPr="00082DC1">
        <w:rPr>
          <w:rFonts w:ascii="Times New Roman" w:hAnsi="Times New Roman" w:cs="Times New Roman"/>
        </w:rPr>
        <w:t xml:space="preserve"> for some time. Eventually </w:t>
      </w:r>
      <w:r w:rsidR="00932E88" w:rsidRPr="00082DC1">
        <w:rPr>
          <w:rFonts w:ascii="Times New Roman" w:hAnsi="Times New Roman" w:cs="Times New Roman"/>
        </w:rPr>
        <w:t>the band</w:t>
      </w:r>
      <w:r w:rsidRPr="00082DC1">
        <w:rPr>
          <w:rFonts w:ascii="Times New Roman" w:hAnsi="Times New Roman" w:cs="Times New Roman"/>
        </w:rPr>
        <w:t xml:space="preserve"> drew away, obeying their covenant with freedom to not remain in one place too long. The Amateur's horse trotted back to him. As it drew </w:t>
      </w:r>
      <w:r w:rsidR="00077297" w:rsidRPr="00082DC1">
        <w:rPr>
          <w:rFonts w:ascii="Times New Roman" w:hAnsi="Times New Roman" w:cs="Times New Roman"/>
        </w:rPr>
        <w:t>near,</w:t>
      </w:r>
      <w:r w:rsidRPr="00082DC1">
        <w:rPr>
          <w:rFonts w:ascii="Times New Roman" w:hAnsi="Times New Roman" w:cs="Times New Roman"/>
        </w:rPr>
        <w:t xml:space="preserve"> he </w:t>
      </w:r>
      <w:r w:rsidRPr="00082DC1">
        <w:rPr>
          <w:rFonts w:ascii="Times New Roman" w:hAnsi="Times New Roman" w:cs="Times New Roman"/>
        </w:rPr>
        <w:lastRenderedPageBreak/>
        <w:t xml:space="preserve">placed his hand on it shoulders and scratched its chin. Within an hour he had eaten, fed the palfrey and was on his way, his map suggesting he was close now to the </w:t>
      </w:r>
      <w:r w:rsidR="00077297" w:rsidRPr="00082DC1">
        <w:rPr>
          <w:rFonts w:ascii="Times New Roman" w:hAnsi="Times New Roman" w:cs="Times New Roman"/>
        </w:rPr>
        <w:t>border</w:t>
      </w:r>
      <w:r w:rsidRPr="00082DC1">
        <w:rPr>
          <w:rFonts w:ascii="Times New Roman" w:hAnsi="Times New Roman" w:cs="Times New Roman"/>
        </w:rPr>
        <w:t xml:space="preserve"> city of Bryton. Only two days' ride to that final northern </w:t>
      </w:r>
      <w:r w:rsidR="00DA7287" w:rsidRPr="00082DC1">
        <w:rPr>
          <w:rFonts w:ascii="Times New Roman" w:hAnsi="Times New Roman" w:cs="Times New Roman"/>
        </w:rPr>
        <w:t>outpost</w:t>
      </w:r>
      <w:r w:rsidRPr="00082DC1">
        <w:rPr>
          <w:rFonts w:ascii="Times New Roman" w:hAnsi="Times New Roman" w:cs="Times New Roman"/>
        </w:rPr>
        <w:t xml:space="preserve"> of the Empire. After that the map was marked with creatures of no origin, which haunted the stranger abodes of the world. </w:t>
      </w:r>
    </w:p>
    <w:p w14:paraId="294FED65" w14:textId="54537B2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By sunset, the Amateur came to a wide promontory, below which lapped the waters of Lake Teer. </w:t>
      </w:r>
      <w:r w:rsidR="00C75B6F" w:rsidRPr="00082DC1">
        <w:rPr>
          <w:rFonts w:ascii="Times New Roman" w:hAnsi="Times New Roman" w:cs="Times New Roman"/>
        </w:rPr>
        <w:t>Across the placid blue</w:t>
      </w:r>
      <w:r w:rsidR="00D633FE" w:rsidRPr="00082DC1">
        <w:rPr>
          <w:rFonts w:ascii="Times New Roman" w:hAnsi="Times New Roman" w:cs="Times New Roman"/>
        </w:rPr>
        <w:t>, gently lapping in the wind,</w:t>
      </w:r>
      <w:r w:rsidRPr="00082DC1">
        <w:rPr>
          <w:rFonts w:ascii="Times New Roman" w:hAnsi="Times New Roman" w:cs="Times New Roman"/>
        </w:rPr>
        <w:t xml:space="preserve"> lay Bryton. The Amateur had heard from others at the Workshop about the food served in its taverns and inns which put to shame the finest establishments in </w:t>
      </w:r>
      <w:r w:rsidR="00D633FE" w:rsidRPr="00082DC1">
        <w:rPr>
          <w:rFonts w:ascii="Times New Roman" w:hAnsi="Times New Roman" w:cs="Times New Roman"/>
        </w:rPr>
        <w:t>Zehnum</w:t>
      </w:r>
      <w:r w:rsidRPr="00082DC1">
        <w:rPr>
          <w:rFonts w:ascii="Times New Roman" w:hAnsi="Times New Roman" w:cs="Times New Roman"/>
        </w:rPr>
        <w:t xml:space="preserve">. Rumours </w:t>
      </w:r>
      <w:r w:rsidR="00401E47" w:rsidRPr="00082DC1">
        <w:rPr>
          <w:rFonts w:ascii="Times New Roman" w:hAnsi="Times New Roman" w:cs="Times New Roman"/>
        </w:rPr>
        <w:t>that</w:t>
      </w:r>
      <w:r w:rsidRPr="00082DC1">
        <w:rPr>
          <w:rFonts w:ascii="Times New Roman" w:hAnsi="Times New Roman" w:cs="Times New Roman"/>
        </w:rPr>
        <w:t xml:space="preserve"> the Empress' head cook was a </w:t>
      </w:r>
      <w:r w:rsidR="00DC3D12" w:rsidRPr="00082DC1">
        <w:rPr>
          <w:rFonts w:ascii="Times New Roman" w:hAnsi="Times New Roman" w:cs="Times New Roman"/>
        </w:rPr>
        <w:t>soldier</w:t>
      </w:r>
      <w:r w:rsidRPr="00082DC1">
        <w:rPr>
          <w:rFonts w:ascii="Times New Roman" w:hAnsi="Times New Roman" w:cs="Times New Roman"/>
        </w:rPr>
        <w:t xml:space="preserve"> of a man hailing from the city</w:t>
      </w:r>
      <w:r w:rsidR="00401E47" w:rsidRPr="00082DC1">
        <w:rPr>
          <w:rFonts w:ascii="Times New Roman" w:hAnsi="Times New Roman" w:cs="Times New Roman"/>
        </w:rPr>
        <w:t xml:space="preserve">, tortured </w:t>
      </w:r>
      <w:r w:rsidRPr="00082DC1">
        <w:rPr>
          <w:rFonts w:ascii="Times New Roman" w:hAnsi="Times New Roman" w:cs="Times New Roman"/>
        </w:rPr>
        <w:t>his brigade with gruelling hours and unusual punishments for poor work or laziness transfigur</w:t>
      </w:r>
      <w:r w:rsidR="006E5B17" w:rsidRPr="00082DC1">
        <w:rPr>
          <w:rFonts w:ascii="Times New Roman" w:hAnsi="Times New Roman" w:cs="Times New Roman"/>
        </w:rPr>
        <w:t xml:space="preserve">ing </w:t>
      </w:r>
      <w:r w:rsidRPr="00082DC1">
        <w:rPr>
          <w:rFonts w:ascii="Times New Roman" w:hAnsi="Times New Roman" w:cs="Times New Roman"/>
        </w:rPr>
        <w:t>them into the apex of a cook's brigade a</w:t>
      </w:r>
      <w:r w:rsidR="00DC3D12" w:rsidRPr="00082DC1">
        <w:rPr>
          <w:rFonts w:ascii="Times New Roman" w:hAnsi="Times New Roman" w:cs="Times New Roman"/>
        </w:rPr>
        <w:t>nywhere in the Empire</w:t>
      </w:r>
      <w:r w:rsidRPr="00082DC1">
        <w:rPr>
          <w:rFonts w:ascii="Times New Roman" w:hAnsi="Times New Roman" w:cs="Times New Roman"/>
        </w:rPr>
        <w:t xml:space="preserve">. Some of the disillusioned within the Academy </w:t>
      </w:r>
      <w:r w:rsidR="005202A6" w:rsidRPr="00082DC1">
        <w:rPr>
          <w:rFonts w:ascii="Times New Roman" w:hAnsi="Times New Roman" w:cs="Times New Roman"/>
        </w:rPr>
        <w:t xml:space="preserve">romanticised </w:t>
      </w:r>
      <w:ins w:id="30" w:author="Emily Barrett" w:date="2026-01-30T12:26:00Z" w16du:dateUtc="2026-01-30T12:26:00Z">
        <w:r w:rsidR="00EA4037" w:rsidRPr="00082DC1">
          <w:rPr>
            <w:rFonts w:ascii="Times New Roman" w:hAnsi="Times New Roman" w:cs="Times New Roman"/>
          </w:rPr>
          <w:t xml:space="preserve">the </w:t>
        </w:r>
      </w:ins>
      <w:r w:rsidRPr="00082DC1">
        <w:rPr>
          <w:rFonts w:ascii="Times New Roman" w:hAnsi="Times New Roman" w:cs="Times New Roman"/>
        </w:rPr>
        <w:t>suffering of those poor louts under the Empress' culinary warlord</w:t>
      </w:r>
      <w:r w:rsidR="005202A6" w:rsidRPr="00082DC1">
        <w:rPr>
          <w:rFonts w:ascii="Times New Roman" w:hAnsi="Times New Roman" w:cs="Times New Roman"/>
        </w:rPr>
        <w:t>. M</w:t>
      </w:r>
      <w:r w:rsidRPr="00082DC1">
        <w:rPr>
          <w:rFonts w:ascii="Times New Roman" w:hAnsi="Times New Roman" w:cs="Times New Roman"/>
        </w:rPr>
        <w:t xml:space="preserve">aybe the cuts and burns of those condemned souls </w:t>
      </w:r>
      <w:r w:rsidR="00DE634F" w:rsidRPr="00082DC1">
        <w:rPr>
          <w:rFonts w:ascii="Times New Roman" w:hAnsi="Times New Roman" w:cs="Times New Roman"/>
        </w:rPr>
        <w:t>afforded</w:t>
      </w:r>
      <w:r w:rsidR="00242D27" w:rsidRPr="00082DC1">
        <w:rPr>
          <w:rFonts w:ascii="Times New Roman" w:hAnsi="Times New Roman" w:cs="Times New Roman"/>
        </w:rPr>
        <w:t xml:space="preserve"> them the peace of mind to sleep at night</w:t>
      </w:r>
      <w:r w:rsidR="00705677" w:rsidRPr="00082DC1">
        <w:rPr>
          <w:rFonts w:ascii="Times New Roman" w:hAnsi="Times New Roman" w:cs="Times New Roman"/>
        </w:rPr>
        <w:t>, a scarcity in the Workshop</w:t>
      </w:r>
      <w:r w:rsidRPr="00082DC1">
        <w:rPr>
          <w:rFonts w:ascii="Times New Roman" w:hAnsi="Times New Roman" w:cs="Times New Roman"/>
        </w:rPr>
        <w:t xml:space="preserve">. </w:t>
      </w:r>
      <w:r w:rsidR="00705677" w:rsidRPr="00082DC1">
        <w:rPr>
          <w:rFonts w:ascii="Times New Roman" w:hAnsi="Times New Roman" w:cs="Times New Roman"/>
        </w:rPr>
        <w:t>The Amateurs’ anxieties</w:t>
      </w:r>
      <w:r w:rsidRPr="00082DC1">
        <w:rPr>
          <w:rFonts w:ascii="Times New Roman" w:hAnsi="Times New Roman" w:cs="Times New Roman"/>
        </w:rPr>
        <w:t xml:space="preserve"> left no visible marks, just a lingering shame. </w:t>
      </w:r>
      <w:r w:rsidR="00DE634F" w:rsidRPr="00082DC1">
        <w:rPr>
          <w:rFonts w:ascii="Times New Roman" w:hAnsi="Times New Roman" w:cs="Times New Roman"/>
        </w:rPr>
        <w:t xml:space="preserve">The boy </w:t>
      </w:r>
      <w:r w:rsidRPr="00082DC1">
        <w:rPr>
          <w:rFonts w:ascii="Times New Roman" w:hAnsi="Times New Roman" w:cs="Times New Roman"/>
        </w:rPr>
        <w:t xml:space="preserve">himself had considered it on many occasions during the past month. </w:t>
      </w:r>
      <w:r w:rsidR="008872D3" w:rsidRPr="00082DC1">
        <w:rPr>
          <w:rFonts w:ascii="Times New Roman" w:hAnsi="Times New Roman" w:cs="Times New Roman"/>
        </w:rPr>
        <w:t>More verdant pastures.</w:t>
      </w:r>
    </w:p>
    <w:p w14:paraId="5CBC1EA0" w14:textId="054CEDF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He watched the sun</w:t>
      </w:r>
      <w:r w:rsidR="00FD1F3F" w:rsidRPr="00082DC1">
        <w:rPr>
          <w:rFonts w:ascii="Times New Roman" w:hAnsi="Times New Roman" w:cs="Times New Roman"/>
        </w:rPr>
        <w:t xml:space="preserve"> drown </w:t>
      </w:r>
      <w:r w:rsidR="00904E68" w:rsidRPr="00082DC1">
        <w:rPr>
          <w:rFonts w:ascii="Times New Roman" w:hAnsi="Times New Roman" w:cs="Times New Roman"/>
        </w:rPr>
        <w:t>from up</w:t>
      </w:r>
      <w:r w:rsidRPr="00082DC1">
        <w:rPr>
          <w:rFonts w:ascii="Times New Roman" w:hAnsi="Times New Roman" w:cs="Times New Roman"/>
        </w:rPr>
        <w:t xml:space="preserve"> on the cliff</w:t>
      </w:r>
      <w:r w:rsidR="00DE634F" w:rsidRPr="00082DC1">
        <w:rPr>
          <w:rFonts w:ascii="Times New Roman" w:hAnsi="Times New Roman" w:cs="Times New Roman"/>
        </w:rPr>
        <w:t>,</w:t>
      </w:r>
      <w:r w:rsidR="00904E68" w:rsidRPr="00082DC1">
        <w:rPr>
          <w:rFonts w:ascii="Times New Roman" w:hAnsi="Times New Roman" w:cs="Times New Roman"/>
        </w:rPr>
        <w:t xml:space="preserve"> </w:t>
      </w:r>
      <w:r w:rsidRPr="00082DC1">
        <w:rPr>
          <w:rFonts w:ascii="Times New Roman" w:hAnsi="Times New Roman" w:cs="Times New Roman"/>
        </w:rPr>
        <w:t>mirr</w:t>
      </w:r>
      <w:r w:rsidR="00FD1F3F" w:rsidRPr="00082DC1">
        <w:rPr>
          <w:rFonts w:ascii="Times New Roman" w:hAnsi="Times New Roman" w:cs="Times New Roman"/>
        </w:rPr>
        <w:t>oring</w:t>
      </w:r>
      <w:r w:rsidRPr="00082DC1">
        <w:rPr>
          <w:rFonts w:ascii="Times New Roman" w:hAnsi="Times New Roman" w:cs="Times New Roman"/>
        </w:rPr>
        <w:t xml:space="preserve"> its descent</w:t>
      </w:r>
      <w:r w:rsidR="00DE634F" w:rsidRPr="00082DC1">
        <w:rPr>
          <w:rFonts w:ascii="Times New Roman" w:hAnsi="Times New Roman" w:cs="Times New Roman"/>
        </w:rPr>
        <w:t xml:space="preserve"> </w:t>
      </w:r>
      <w:r w:rsidR="00904E68" w:rsidRPr="00082DC1">
        <w:rPr>
          <w:rFonts w:ascii="Times New Roman" w:hAnsi="Times New Roman" w:cs="Times New Roman"/>
        </w:rPr>
        <w:t>u</w:t>
      </w:r>
      <w:r w:rsidR="00171504" w:rsidRPr="00082DC1">
        <w:rPr>
          <w:rFonts w:ascii="Times New Roman" w:hAnsi="Times New Roman" w:cs="Times New Roman"/>
        </w:rPr>
        <w:t>nder</w:t>
      </w:r>
      <w:r w:rsidRPr="00082DC1">
        <w:rPr>
          <w:rFonts w:ascii="Times New Roman" w:hAnsi="Times New Roman" w:cs="Times New Roman"/>
        </w:rPr>
        <w:t xml:space="preserve"> the arrival of the first stars. He meditated on the lake, once considered an inland sea, before the ceaseless expansion of the maps of man had d</w:t>
      </w:r>
      <w:r w:rsidR="00FD1F3F" w:rsidRPr="00082DC1">
        <w:rPr>
          <w:rFonts w:ascii="Times New Roman" w:hAnsi="Times New Roman" w:cs="Times New Roman"/>
        </w:rPr>
        <w:t>emoted</w:t>
      </w:r>
      <w:r w:rsidRPr="00082DC1">
        <w:rPr>
          <w:rFonts w:ascii="Times New Roman" w:hAnsi="Times New Roman" w:cs="Times New Roman"/>
        </w:rPr>
        <w:t xml:space="preserve"> it. T</w:t>
      </w:r>
      <w:r w:rsidR="008E1F04" w:rsidRPr="00082DC1">
        <w:rPr>
          <w:rFonts w:ascii="Times New Roman" w:hAnsi="Times New Roman" w:cs="Times New Roman"/>
        </w:rPr>
        <w:t>he</w:t>
      </w:r>
      <w:r w:rsidRPr="00082DC1">
        <w:rPr>
          <w:rFonts w:ascii="Times New Roman" w:hAnsi="Times New Roman" w:cs="Times New Roman"/>
        </w:rPr>
        <w:t xml:space="preserve"> </w:t>
      </w:r>
      <w:r w:rsidR="008E1F04" w:rsidRPr="00082DC1">
        <w:rPr>
          <w:rFonts w:ascii="Times New Roman" w:hAnsi="Times New Roman" w:cs="Times New Roman"/>
        </w:rPr>
        <w:t xml:space="preserve">dome of the sky </w:t>
      </w:r>
      <w:r w:rsidRPr="00082DC1">
        <w:rPr>
          <w:rFonts w:ascii="Times New Roman" w:hAnsi="Times New Roman" w:cs="Times New Roman"/>
        </w:rPr>
        <w:t xml:space="preserve">was spangled by the time he had set up camp and fed his mount. He </w:t>
      </w:r>
      <w:r w:rsidR="0073688C" w:rsidRPr="00082DC1">
        <w:rPr>
          <w:rFonts w:ascii="Times New Roman" w:hAnsi="Times New Roman" w:cs="Times New Roman"/>
        </w:rPr>
        <w:t>had built</w:t>
      </w:r>
      <w:r w:rsidRPr="00082DC1">
        <w:rPr>
          <w:rFonts w:ascii="Times New Roman" w:hAnsi="Times New Roman" w:cs="Times New Roman"/>
        </w:rPr>
        <w:t xml:space="preserve"> a sizeable fire </w:t>
      </w:r>
      <w:r w:rsidR="0073688C" w:rsidRPr="00082DC1">
        <w:rPr>
          <w:rFonts w:ascii="Times New Roman" w:hAnsi="Times New Roman" w:cs="Times New Roman"/>
        </w:rPr>
        <w:t>to battle</w:t>
      </w:r>
      <w:r w:rsidRPr="00082DC1">
        <w:rPr>
          <w:rFonts w:ascii="Times New Roman" w:hAnsi="Times New Roman" w:cs="Times New Roman"/>
        </w:rPr>
        <w:t xml:space="preserve"> the </w:t>
      </w:r>
      <w:r w:rsidR="0073688C" w:rsidRPr="00082DC1">
        <w:rPr>
          <w:rFonts w:ascii="Times New Roman" w:hAnsi="Times New Roman" w:cs="Times New Roman"/>
        </w:rPr>
        <w:t>chill breeze</w:t>
      </w:r>
      <w:r w:rsidR="00171504" w:rsidRPr="00082DC1">
        <w:rPr>
          <w:rFonts w:ascii="Times New Roman" w:hAnsi="Times New Roman" w:cs="Times New Roman"/>
        </w:rPr>
        <w:t xml:space="preserve"> of the lake</w:t>
      </w:r>
      <w:r w:rsidRPr="00082DC1">
        <w:rPr>
          <w:rFonts w:ascii="Times New Roman" w:hAnsi="Times New Roman" w:cs="Times New Roman"/>
        </w:rPr>
        <w:t>. Dinner was rabbit</w:t>
      </w:r>
      <w:r w:rsidR="0073688C" w:rsidRPr="00082DC1">
        <w:rPr>
          <w:rFonts w:ascii="Times New Roman" w:hAnsi="Times New Roman" w:cs="Times New Roman"/>
        </w:rPr>
        <w:t>,</w:t>
      </w:r>
      <w:r w:rsidRPr="00082DC1">
        <w:rPr>
          <w:rFonts w:ascii="Times New Roman" w:hAnsi="Times New Roman" w:cs="Times New Roman"/>
        </w:rPr>
        <w:t xml:space="preserve"> ugly in its dying. Its life stoppered by </w:t>
      </w:r>
      <w:r w:rsidR="008F37D3" w:rsidRPr="00082DC1">
        <w:rPr>
          <w:rFonts w:ascii="Times New Roman" w:hAnsi="Times New Roman" w:cs="Times New Roman"/>
        </w:rPr>
        <w:t>his</w:t>
      </w:r>
      <w:r w:rsidRPr="00082DC1">
        <w:rPr>
          <w:rFonts w:ascii="Times New Roman" w:hAnsi="Times New Roman" w:cs="Times New Roman"/>
        </w:rPr>
        <w:t xml:space="preserve"> ball-bearing as it bounded through the understory, an apocalyptic meteorite out of that verdant periphery intent upon its death. He had decapitated and skinned i</w:t>
      </w:r>
      <w:r w:rsidR="008F37D3" w:rsidRPr="00082DC1">
        <w:rPr>
          <w:rFonts w:ascii="Times New Roman" w:hAnsi="Times New Roman" w:cs="Times New Roman"/>
        </w:rPr>
        <w:t>t</w:t>
      </w:r>
      <w:r w:rsidRPr="00082DC1">
        <w:rPr>
          <w:rFonts w:ascii="Times New Roman" w:hAnsi="Times New Roman" w:cs="Times New Roman"/>
        </w:rPr>
        <w:t xml:space="preserve">, impaling it on a spit in occasional revolution above his campfire. </w:t>
      </w:r>
      <w:r w:rsidR="00424B07" w:rsidRPr="00082DC1">
        <w:rPr>
          <w:rFonts w:ascii="Times New Roman" w:hAnsi="Times New Roman" w:cs="Times New Roman"/>
        </w:rPr>
        <w:t>Often,</w:t>
      </w:r>
      <w:r w:rsidRPr="00082DC1">
        <w:rPr>
          <w:rFonts w:ascii="Times New Roman" w:hAnsi="Times New Roman" w:cs="Times New Roman"/>
        </w:rPr>
        <w:t xml:space="preserve"> </w:t>
      </w:r>
      <w:r w:rsidR="00CC41EE" w:rsidRPr="00082DC1">
        <w:rPr>
          <w:rFonts w:ascii="Times New Roman" w:hAnsi="Times New Roman" w:cs="Times New Roman"/>
        </w:rPr>
        <w:t xml:space="preserve">he hunted </w:t>
      </w:r>
      <w:r w:rsidRPr="00082DC1">
        <w:rPr>
          <w:rFonts w:ascii="Times New Roman" w:hAnsi="Times New Roman" w:cs="Times New Roman"/>
        </w:rPr>
        <w:t>with his slingshot</w:t>
      </w:r>
      <w:r w:rsidR="00CC41EE" w:rsidRPr="00082DC1">
        <w:rPr>
          <w:rFonts w:ascii="Times New Roman" w:hAnsi="Times New Roman" w:cs="Times New Roman"/>
        </w:rPr>
        <w:t>;</w:t>
      </w:r>
      <w:r w:rsidRPr="00082DC1">
        <w:rPr>
          <w:rFonts w:ascii="Times New Roman" w:hAnsi="Times New Roman" w:cs="Times New Roman"/>
        </w:rPr>
        <w:t xml:space="preserve"> </w:t>
      </w:r>
      <w:r w:rsidR="00CC41EE" w:rsidRPr="00082DC1">
        <w:rPr>
          <w:rFonts w:ascii="Times New Roman" w:hAnsi="Times New Roman" w:cs="Times New Roman"/>
        </w:rPr>
        <w:t>b</w:t>
      </w:r>
      <w:r w:rsidRPr="00082DC1">
        <w:rPr>
          <w:rFonts w:ascii="Times New Roman" w:hAnsi="Times New Roman" w:cs="Times New Roman"/>
        </w:rPr>
        <w:t>irds back in the grounds of the Workshop where he had a deal with a fellow student to bring back the carcasses in exchange for this peer's pigments. The paint-maker would then render these carcasses</w:t>
      </w:r>
      <w:r w:rsidR="00FB3049" w:rsidRPr="00082DC1">
        <w:rPr>
          <w:rFonts w:ascii="Times New Roman" w:hAnsi="Times New Roman" w:cs="Times New Roman"/>
        </w:rPr>
        <w:t>.</w:t>
      </w:r>
      <w:r w:rsidRPr="00082DC1">
        <w:rPr>
          <w:rFonts w:ascii="Times New Roman" w:hAnsi="Times New Roman" w:cs="Times New Roman"/>
        </w:rPr>
        <w:t xml:space="preserve"> </w:t>
      </w:r>
      <w:r w:rsidR="00FB3049" w:rsidRPr="00082DC1">
        <w:rPr>
          <w:rFonts w:ascii="Times New Roman" w:hAnsi="Times New Roman" w:cs="Times New Roman"/>
        </w:rPr>
        <w:t>F</w:t>
      </w:r>
      <w:r w:rsidRPr="00082DC1">
        <w:rPr>
          <w:rFonts w:ascii="Times New Roman" w:hAnsi="Times New Roman" w:cs="Times New Roman"/>
        </w:rPr>
        <w:t xml:space="preserve">rozen </w:t>
      </w:r>
      <w:r w:rsidRPr="00082DC1">
        <w:rPr>
          <w:rFonts w:ascii="Times New Roman" w:hAnsi="Times New Roman" w:cs="Times New Roman"/>
        </w:rPr>
        <w:lastRenderedPageBreak/>
        <w:t xml:space="preserve">explosions in scarlet and feather. </w:t>
      </w:r>
      <w:r w:rsidR="00FB3049" w:rsidRPr="00082DC1">
        <w:rPr>
          <w:rFonts w:ascii="Times New Roman" w:hAnsi="Times New Roman" w:cs="Times New Roman"/>
        </w:rPr>
        <w:t>The first few times</w:t>
      </w:r>
      <w:r w:rsidRPr="00082DC1">
        <w:rPr>
          <w:rFonts w:ascii="Times New Roman" w:hAnsi="Times New Roman" w:cs="Times New Roman"/>
        </w:rPr>
        <w:t xml:space="preserve"> he had shed tears in his cell later that night, like a widow</w:t>
      </w:r>
      <w:r w:rsidR="003471F7" w:rsidRPr="00082DC1">
        <w:rPr>
          <w:rFonts w:ascii="Times New Roman" w:hAnsi="Times New Roman" w:cs="Times New Roman"/>
        </w:rPr>
        <w:t>er</w:t>
      </w:r>
      <w:r w:rsidRPr="00082DC1">
        <w:rPr>
          <w:rFonts w:ascii="Times New Roman" w:hAnsi="Times New Roman" w:cs="Times New Roman"/>
        </w:rPr>
        <w:t xml:space="preserve"> to h</w:t>
      </w:r>
      <w:r w:rsidR="003471F7" w:rsidRPr="00082DC1">
        <w:rPr>
          <w:rFonts w:ascii="Times New Roman" w:hAnsi="Times New Roman" w:cs="Times New Roman"/>
        </w:rPr>
        <w:t>is</w:t>
      </w:r>
      <w:r w:rsidRPr="00082DC1">
        <w:rPr>
          <w:rFonts w:ascii="Times New Roman" w:hAnsi="Times New Roman" w:cs="Times New Roman"/>
        </w:rPr>
        <w:t xml:space="preserve"> vigil. Soon that hinterland of his heart that cared for lesser things grew barren and calcified under the pressures of the Workshop. He ate in silence. In the firelight he painted </w:t>
      </w:r>
      <w:r w:rsidR="00055FD2" w:rsidRPr="00082DC1">
        <w:rPr>
          <w:rFonts w:ascii="Times New Roman" w:hAnsi="Times New Roman" w:cs="Times New Roman"/>
        </w:rPr>
        <w:t>the horse’s</w:t>
      </w:r>
      <w:r w:rsidRPr="00082DC1">
        <w:rPr>
          <w:rFonts w:ascii="Times New Roman" w:hAnsi="Times New Roman" w:cs="Times New Roman"/>
        </w:rPr>
        <w:t xml:space="preserve"> majesty into his commonplace book. Against the blue on blue of the lake at night, </w:t>
      </w:r>
      <w:r w:rsidR="009B1437" w:rsidRPr="00082DC1">
        <w:rPr>
          <w:rFonts w:ascii="Times New Roman" w:hAnsi="Times New Roman" w:cs="Times New Roman"/>
        </w:rPr>
        <w:t xml:space="preserve">with </w:t>
      </w:r>
      <w:r w:rsidRPr="00082DC1">
        <w:rPr>
          <w:rFonts w:ascii="Times New Roman" w:hAnsi="Times New Roman" w:cs="Times New Roman"/>
        </w:rPr>
        <w:t>the moon dripping silver light onto the palfrey's flanks. A</w:t>
      </w:r>
      <w:r w:rsidR="009B1437" w:rsidRPr="00082DC1">
        <w:rPr>
          <w:rFonts w:ascii="Times New Roman" w:hAnsi="Times New Roman" w:cs="Times New Roman"/>
        </w:rPr>
        <w:t>ll the while</w:t>
      </w:r>
      <w:r w:rsidRPr="00082DC1">
        <w:rPr>
          <w:rFonts w:ascii="Times New Roman" w:hAnsi="Times New Roman" w:cs="Times New Roman"/>
        </w:rPr>
        <w:t xml:space="preserve">, there rose in him a warmth of fraternity for </w:t>
      </w:r>
      <w:r w:rsidR="007E653B" w:rsidRPr="00082DC1">
        <w:rPr>
          <w:rFonts w:ascii="Times New Roman" w:hAnsi="Times New Roman" w:cs="Times New Roman"/>
        </w:rPr>
        <w:t xml:space="preserve">those guiltless </w:t>
      </w:r>
      <w:r w:rsidRPr="00082DC1">
        <w:rPr>
          <w:rFonts w:ascii="Times New Roman" w:hAnsi="Times New Roman" w:cs="Times New Roman"/>
        </w:rPr>
        <w:t xml:space="preserve">things which were unaware of their own </w:t>
      </w:r>
      <w:r w:rsidR="007E653B" w:rsidRPr="00082DC1">
        <w:rPr>
          <w:rFonts w:ascii="Times New Roman" w:hAnsi="Times New Roman" w:cs="Times New Roman"/>
        </w:rPr>
        <w:t>doom</w:t>
      </w:r>
      <w:r w:rsidRPr="00082DC1">
        <w:rPr>
          <w:rFonts w:ascii="Times New Roman" w:hAnsi="Times New Roman" w:cs="Times New Roman"/>
        </w:rPr>
        <w:t>. He slept.</w:t>
      </w:r>
    </w:p>
    <w:p w14:paraId="04A6B46C" w14:textId="7E22A41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 turn of the wheel later he was at the gates of Bryton</w:t>
      </w:r>
      <w:r w:rsidR="00351988" w:rsidRPr="00082DC1">
        <w:rPr>
          <w:rFonts w:ascii="Times New Roman" w:hAnsi="Times New Roman" w:cs="Times New Roman"/>
        </w:rPr>
        <w:t xml:space="preserve">. </w:t>
      </w:r>
      <w:r w:rsidRPr="00082DC1">
        <w:rPr>
          <w:rFonts w:ascii="Times New Roman" w:hAnsi="Times New Roman" w:cs="Times New Roman"/>
        </w:rPr>
        <w:t xml:space="preserve">"Is that the Empress' seal? Where have you forged that from then!", the </w:t>
      </w:r>
      <w:r w:rsidR="00351988" w:rsidRPr="00082DC1">
        <w:rPr>
          <w:rFonts w:ascii="Times New Roman" w:hAnsi="Times New Roman" w:cs="Times New Roman"/>
        </w:rPr>
        <w:t>watchman</w:t>
      </w:r>
      <w:r w:rsidRPr="00082DC1">
        <w:rPr>
          <w:rFonts w:ascii="Times New Roman" w:hAnsi="Times New Roman" w:cs="Times New Roman"/>
        </w:rPr>
        <w:t xml:space="preserve"> laughed raucously with his companion, the sort that petty tyrants all over the world adopt when it comes time for them to play their part. Such men d</w:t>
      </w:r>
      <w:r w:rsidR="006808BD" w:rsidRPr="00082DC1">
        <w:rPr>
          <w:rFonts w:ascii="Times New Roman" w:hAnsi="Times New Roman" w:cs="Times New Roman"/>
        </w:rPr>
        <w:t>id not exist outside their uniforms.</w:t>
      </w:r>
    </w:p>
    <w:p w14:paraId="0A643C39" w14:textId="34CE6FE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"It is the genuine article! Is there a superior I could speak to?", the </w:t>
      </w:r>
      <w:r w:rsidR="00A62ED9" w:rsidRPr="00082DC1">
        <w:rPr>
          <w:rFonts w:ascii="Times New Roman" w:hAnsi="Times New Roman" w:cs="Times New Roman"/>
        </w:rPr>
        <w:t>boy replied with</w:t>
      </w:r>
      <w:r w:rsidRPr="00082DC1">
        <w:rPr>
          <w:rFonts w:ascii="Times New Roman" w:hAnsi="Times New Roman" w:cs="Times New Roman"/>
        </w:rPr>
        <w:t xml:space="preserve"> </w:t>
      </w:r>
      <w:r w:rsidR="00A62ED9" w:rsidRPr="00082DC1">
        <w:rPr>
          <w:rFonts w:ascii="Times New Roman" w:hAnsi="Times New Roman" w:cs="Times New Roman"/>
        </w:rPr>
        <w:t xml:space="preserve">a hint of </w:t>
      </w:r>
      <w:r w:rsidR="00E42DF9" w:rsidRPr="00082DC1">
        <w:rPr>
          <w:rFonts w:ascii="Times New Roman" w:hAnsi="Times New Roman" w:cs="Times New Roman"/>
        </w:rPr>
        <w:t>irritation</w:t>
      </w:r>
      <w:r w:rsidR="00A62ED9" w:rsidRPr="00082DC1">
        <w:rPr>
          <w:rFonts w:ascii="Times New Roman" w:hAnsi="Times New Roman" w:cs="Times New Roman"/>
        </w:rPr>
        <w:t>.</w:t>
      </w:r>
      <w:r w:rsidRPr="00082DC1">
        <w:rPr>
          <w:rFonts w:ascii="Times New Roman" w:hAnsi="Times New Roman" w:cs="Times New Roman"/>
        </w:rPr>
        <w:t xml:space="preserve"> </w:t>
      </w:r>
      <w:r w:rsidR="00A62ED9" w:rsidRPr="00082DC1">
        <w:rPr>
          <w:rFonts w:ascii="Times New Roman" w:hAnsi="Times New Roman" w:cs="Times New Roman"/>
        </w:rPr>
        <w:t>H</w:t>
      </w:r>
      <w:r w:rsidRPr="00082DC1">
        <w:rPr>
          <w:rFonts w:ascii="Times New Roman" w:hAnsi="Times New Roman" w:cs="Times New Roman"/>
        </w:rPr>
        <w:t xml:space="preserve">e had been travelling hard that day to reach Bryton before the city gates closed at midnight. The two guards stared at him incredulously. Such brazen disregard for the authority of the city watch seemed unthinkable. The </w:t>
      </w:r>
      <w:r w:rsidR="00E42DF9" w:rsidRPr="00082DC1">
        <w:rPr>
          <w:rFonts w:ascii="Times New Roman" w:hAnsi="Times New Roman" w:cs="Times New Roman"/>
        </w:rPr>
        <w:t>smaller</w:t>
      </w:r>
      <w:r w:rsidRPr="00082DC1">
        <w:rPr>
          <w:rFonts w:ascii="Times New Roman" w:hAnsi="Times New Roman" w:cs="Times New Roman"/>
        </w:rPr>
        <w:t xml:space="preserve"> of the two almost wanted to smack him. Were it not for the seal he might have. </w:t>
      </w:r>
    </w:p>
    <w:p w14:paraId="080C8715" w14:textId="719B825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FD16A3" w:rsidRPr="00082DC1">
        <w:rPr>
          <w:rFonts w:ascii="Times New Roman" w:hAnsi="Times New Roman" w:cs="Times New Roman"/>
        </w:rPr>
        <w:t>Well,</w:t>
      </w:r>
      <w:r w:rsidRPr="00082DC1">
        <w:rPr>
          <w:rFonts w:ascii="Times New Roman" w:hAnsi="Times New Roman" w:cs="Times New Roman"/>
        </w:rPr>
        <w:t xml:space="preserve"> I'll just go call the </w:t>
      </w:r>
      <w:r w:rsidR="00FD16A3" w:rsidRPr="00082DC1">
        <w:rPr>
          <w:rFonts w:ascii="Times New Roman" w:hAnsi="Times New Roman" w:cs="Times New Roman"/>
        </w:rPr>
        <w:t>captain,</w:t>
      </w:r>
      <w:r w:rsidRPr="00082DC1">
        <w:rPr>
          <w:rFonts w:ascii="Times New Roman" w:hAnsi="Times New Roman" w:cs="Times New Roman"/>
        </w:rPr>
        <w:t xml:space="preserve"> shall I?" Rolling his eyes, </w:t>
      </w:r>
      <w:r w:rsidR="004E32A9" w:rsidRPr="00082DC1">
        <w:rPr>
          <w:rFonts w:ascii="Times New Roman" w:hAnsi="Times New Roman" w:cs="Times New Roman"/>
        </w:rPr>
        <w:t xml:space="preserve">the shorter </w:t>
      </w:r>
      <w:r w:rsidR="00E42DF9" w:rsidRPr="00082DC1">
        <w:rPr>
          <w:rFonts w:ascii="Times New Roman" w:hAnsi="Times New Roman" w:cs="Times New Roman"/>
        </w:rPr>
        <w:t>one</w:t>
      </w:r>
      <w:r w:rsidRPr="00082DC1">
        <w:rPr>
          <w:rFonts w:ascii="Times New Roman" w:hAnsi="Times New Roman" w:cs="Times New Roman"/>
        </w:rPr>
        <w:t xml:space="preserve"> walked away to the watchtower</w:t>
      </w:r>
      <w:r w:rsidR="004E32A9" w:rsidRPr="00082DC1">
        <w:rPr>
          <w:rFonts w:ascii="Times New Roman" w:hAnsi="Times New Roman" w:cs="Times New Roman"/>
        </w:rPr>
        <w:t xml:space="preserve"> flanking the gate</w:t>
      </w:r>
      <w:r w:rsidRPr="00082DC1">
        <w:rPr>
          <w:rFonts w:ascii="Times New Roman" w:hAnsi="Times New Roman" w:cs="Times New Roman"/>
        </w:rPr>
        <w:t xml:space="preserve">.  </w:t>
      </w:r>
    </w:p>
    <w:p w14:paraId="63A6F0C4" w14:textId="523805E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"Imperial business </w:t>
      </w:r>
      <w:r w:rsidR="00F75AE3" w:rsidRPr="00082DC1">
        <w:rPr>
          <w:rFonts w:ascii="Times New Roman" w:hAnsi="Times New Roman" w:cs="Times New Roman"/>
        </w:rPr>
        <w:t>then,</w:t>
      </w:r>
      <w:r w:rsidRPr="00082DC1">
        <w:rPr>
          <w:rFonts w:ascii="Times New Roman" w:hAnsi="Times New Roman" w:cs="Times New Roman"/>
        </w:rPr>
        <w:t xml:space="preserve"> is it?" The taller watchman asked mildly.</w:t>
      </w:r>
    </w:p>
    <w:p w14:paraId="166F7BA1" w14:textId="70E8C48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"Yes." replied the Amateur, </w:t>
      </w:r>
      <w:r w:rsidR="00F75AE3" w:rsidRPr="00082DC1">
        <w:rPr>
          <w:rFonts w:ascii="Times New Roman" w:hAnsi="Times New Roman" w:cs="Times New Roman"/>
        </w:rPr>
        <w:t>tersely</w:t>
      </w:r>
      <w:r w:rsidRPr="00082DC1">
        <w:rPr>
          <w:rFonts w:ascii="Times New Roman" w:hAnsi="Times New Roman" w:cs="Times New Roman"/>
        </w:rPr>
        <w:t>.</w:t>
      </w:r>
    </w:p>
    <w:p w14:paraId="4DE67C98"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"Confidential I suppose."</w:t>
      </w:r>
    </w:p>
    <w:p w14:paraId="1E46BA66" w14:textId="5FC82AC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BA38C0" w:rsidRPr="00082DC1">
        <w:rPr>
          <w:rFonts w:ascii="Times New Roman" w:hAnsi="Times New Roman" w:cs="Times New Roman"/>
        </w:rPr>
        <w:t>C</w:t>
      </w:r>
      <w:r w:rsidRPr="00082DC1">
        <w:rPr>
          <w:rFonts w:ascii="Times New Roman" w:hAnsi="Times New Roman" w:cs="Times New Roman"/>
        </w:rPr>
        <w:t>orrect."</w:t>
      </w:r>
    </w:p>
    <w:p w14:paraId="1A69931B"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"What's it got to do with Bryton?"</w:t>
      </w:r>
    </w:p>
    <w:p w14:paraId="5F3D2130" w14:textId="3CD0574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w:t>
      </w:r>
      <w:r w:rsidR="00F75AE3" w:rsidRPr="00082DC1">
        <w:rPr>
          <w:rFonts w:ascii="Times New Roman" w:hAnsi="Times New Roman" w:cs="Times New Roman"/>
        </w:rPr>
        <w:t>Resupplying</w:t>
      </w:r>
      <w:r w:rsidRPr="00082DC1">
        <w:rPr>
          <w:rFonts w:ascii="Times New Roman" w:hAnsi="Times New Roman" w:cs="Times New Roman"/>
        </w:rPr>
        <w:t>."</w:t>
      </w:r>
    </w:p>
    <w:p w14:paraId="3133650F" w14:textId="54F60A25" w:rsidR="00E422C8" w:rsidRPr="00082DC1" w:rsidRDefault="00A6389F" w:rsidP="00CC0FFF">
      <w:pPr>
        <w:spacing w:line="480" w:lineRule="auto"/>
        <w:rPr>
          <w:ins w:id="31" w:author="Emily Barrett" w:date="2026-01-30T12:29:00Z" w16du:dateUtc="2026-01-30T12:29:00Z"/>
          <w:rFonts w:ascii="Times New Roman" w:hAnsi="Times New Roman" w:cs="Times New Roman"/>
        </w:rPr>
      </w:pPr>
      <w:r w:rsidRPr="00082DC1">
        <w:rPr>
          <w:rFonts w:ascii="Times New Roman" w:hAnsi="Times New Roman" w:cs="Times New Roman"/>
        </w:rPr>
        <w:t>"I see." The guard opened his mouth to offer something by way of apology</w:t>
      </w:r>
      <w:r w:rsidR="007E622B" w:rsidRPr="00082DC1">
        <w:rPr>
          <w:rFonts w:ascii="Times New Roman" w:hAnsi="Times New Roman" w:cs="Times New Roman"/>
        </w:rPr>
        <w:t>,</w:t>
      </w:r>
      <w:r w:rsidRPr="00082DC1">
        <w:rPr>
          <w:rFonts w:ascii="Times New Roman" w:hAnsi="Times New Roman" w:cs="Times New Roman"/>
        </w:rPr>
        <w:t xml:space="preserve"> when returned the short watchman followed by a </w:t>
      </w:r>
      <w:r w:rsidR="007E622B" w:rsidRPr="00082DC1">
        <w:rPr>
          <w:rFonts w:ascii="Times New Roman" w:hAnsi="Times New Roman" w:cs="Times New Roman"/>
        </w:rPr>
        <w:t>lanky</w:t>
      </w:r>
      <w:r w:rsidRPr="00082DC1">
        <w:rPr>
          <w:rFonts w:ascii="Times New Roman" w:hAnsi="Times New Roman" w:cs="Times New Roman"/>
        </w:rPr>
        <w:t xml:space="preserve"> individual in </w:t>
      </w:r>
      <w:r w:rsidR="000D229D" w:rsidRPr="00082DC1">
        <w:rPr>
          <w:rFonts w:ascii="Times New Roman" w:hAnsi="Times New Roman" w:cs="Times New Roman"/>
        </w:rPr>
        <w:t>standard issue armour plus cape</w:t>
      </w:r>
      <w:r w:rsidRPr="00082DC1">
        <w:rPr>
          <w:rFonts w:ascii="Times New Roman" w:hAnsi="Times New Roman" w:cs="Times New Roman"/>
        </w:rPr>
        <w:t xml:space="preserve">. By the looks of his attire, the Amateur guessed him to be the guard captain. </w:t>
      </w:r>
    </w:p>
    <w:p w14:paraId="1FA216A6" w14:textId="09EAD5C7" w:rsidR="008B5BA8" w:rsidRPr="00082DC1" w:rsidRDefault="00A6389F" w:rsidP="00CC0FFF">
      <w:pPr>
        <w:spacing w:line="480" w:lineRule="auto"/>
        <w:rPr>
          <w:ins w:id="32" w:author="Emily Barrett" w:date="2026-01-30T12:29:00Z" w16du:dateUtc="2026-01-30T12:29:00Z"/>
          <w:rFonts w:ascii="Times New Roman" w:hAnsi="Times New Roman" w:cs="Times New Roman"/>
        </w:rPr>
      </w:pPr>
      <w:r w:rsidRPr="00082DC1">
        <w:rPr>
          <w:rFonts w:ascii="Times New Roman" w:hAnsi="Times New Roman" w:cs="Times New Roman"/>
        </w:rPr>
        <w:t xml:space="preserve">A </w:t>
      </w:r>
      <w:r w:rsidR="007E622B" w:rsidRPr="00082DC1">
        <w:rPr>
          <w:rFonts w:ascii="Times New Roman" w:hAnsi="Times New Roman" w:cs="Times New Roman"/>
        </w:rPr>
        <w:t>whine</w:t>
      </w:r>
      <w:r w:rsidRPr="00082DC1">
        <w:rPr>
          <w:rFonts w:ascii="Times New Roman" w:hAnsi="Times New Roman" w:cs="Times New Roman"/>
        </w:rPr>
        <w:t xml:space="preserve"> emanated from his beard</w:t>
      </w:r>
      <w:ins w:id="33" w:author="Emily Barrett" w:date="2026-01-30T12:29:00Z" w16du:dateUtc="2026-01-30T12:29:00Z">
        <w:r w:rsidR="00E422C8" w:rsidRPr="00082DC1">
          <w:rPr>
            <w:rFonts w:ascii="Times New Roman" w:hAnsi="Times New Roman" w:cs="Times New Roman"/>
          </w:rPr>
          <w:t>,</w:t>
        </w:r>
      </w:ins>
      <w:r w:rsidRPr="00082DC1">
        <w:rPr>
          <w:rFonts w:ascii="Times New Roman" w:hAnsi="Times New Roman" w:cs="Times New Roman"/>
        </w:rPr>
        <w:t xml:space="preserve"> "I do apologise good sir, for the rudeness of my subordinates</w:t>
      </w:r>
      <w:ins w:id="34" w:author="Emily Barrett" w:date="2026-01-30T12:29:00Z" w16du:dateUtc="2026-01-30T12:29:00Z">
        <w:r w:rsidR="00E422C8" w:rsidRPr="00082DC1">
          <w:rPr>
            <w:rFonts w:ascii="Times New Roman" w:hAnsi="Times New Roman" w:cs="Times New Roman"/>
          </w:rPr>
          <w:t>,</w:t>
        </w:r>
      </w:ins>
      <w:r w:rsidRPr="00082DC1">
        <w:rPr>
          <w:rFonts w:ascii="Times New Roman" w:hAnsi="Times New Roman" w:cs="Times New Roman"/>
        </w:rPr>
        <w:t xml:space="preserve">" levelling a hard stare on his inferiors. "Your missive as signed by the Empress is of course legitimate and the only reason for this unfortunate delay has been extra precaution in preparation for the Fete of Her Eminence." The Amateur was left sheepish by the captain's </w:t>
      </w:r>
      <w:r w:rsidR="009D7097" w:rsidRPr="00082DC1">
        <w:rPr>
          <w:rFonts w:ascii="Times New Roman" w:hAnsi="Times New Roman" w:cs="Times New Roman"/>
        </w:rPr>
        <w:t>servility</w:t>
      </w:r>
      <w:r w:rsidRPr="00082DC1">
        <w:rPr>
          <w:rFonts w:ascii="Times New Roman" w:hAnsi="Times New Roman" w:cs="Times New Roman"/>
        </w:rPr>
        <w:t xml:space="preserve">. He did not think it was necessary and a part of him wondered if </w:t>
      </w:r>
      <w:r w:rsidR="009D7097" w:rsidRPr="00082DC1">
        <w:rPr>
          <w:rFonts w:ascii="Times New Roman" w:hAnsi="Times New Roman" w:cs="Times New Roman"/>
        </w:rPr>
        <w:t>it was feigned</w:t>
      </w:r>
      <w:r w:rsidRPr="00082DC1">
        <w:rPr>
          <w:rFonts w:ascii="Times New Roman" w:hAnsi="Times New Roman" w:cs="Times New Roman"/>
        </w:rPr>
        <w:t xml:space="preserve">. "We are novice subjects to Her Eminence's realm and out here on the borders her hold is not yet so secure as it is in the core, so do forgive us our stringency. There are those who would use the festivities to send a message." </w:t>
      </w:r>
    </w:p>
    <w:p w14:paraId="74DE609F" w14:textId="7B985FDA" w:rsidR="00A6389F" w:rsidRPr="00082DC1" w:rsidRDefault="00626102" w:rsidP="00CC0FFF">
      <w:pPr>
        <w:spacing w:line="480" w:lineRule="auto"/>
        <w:rPr>
          <w:rFonts w:ascii="Times New Roman" w:hAnsi="Times New Roman" w:cs="Times New Roman"/>
        </w:rPr>
      </w:pPr>
      <w:r w:rsidRPr="00082DC1">
        <w:rPr>
          <w:rFonts w:ascii="Times New Roman" w:hAnsi="Times New Roman" w:cs="Times New Roman"/>
        </w:rPr>
        <w:t>T</w:t>
      </w:r>
      <w:r w:rsidR="00A6389F" w:rsidRPr="00082DC1">
        <w:rPr>
          <w:rFonts w:ascii="Times New Roman" w:hAnsi="Times New Roman" w:cs="Times New Roman"/>
        </w:rPr>
        <w:t xml:space="preserve">he Amateur appreciated the candour with regards to the political reality of the </w:t>
      </w:r>
      <w:r w:rsidRPr="00082DC1">
        <w:rPr>
          <w:rFonts w:ascii="Times New Roman" w:hAnsi="Times New Roman" w:cs="Times New Roman"/>
        </w:rPr>
        <w:t>outer</w:t>
      </w:r>
      <w:r w:rsidR="00A6389F" w:rsidRPr="00082DC1">
        <w:rPr>
          <w:rFonts w:ascii="Times New Roman" w:hAnsi="Times New Roman" w:cs="Times New Roman"/>
        </w:rPr>
        <w:t xml:space="preserve"> </w:t>
      </w:r>
      <w:r w:rsidRPr="00082DC1">
        <w:rPr>
          <w:rFonts w:ascii="Times New Roman" w:hAnsi="Times New Roman" w:cs="Times New Roman"/>
        </w:rPr>
        <w:t>r</w:t>
      </w:r>
      <w:r w:rsidR="00A6389F" w:rsidRPr="00082DC1">
        <w:rPr>
          <w:rFonts w:ascii="Times New Roman" w:hAnsi="Times New Roman" w:cs="Times New Roman"/>
        </w:rPr>
        <w:t xml:space="preserve">eaches. </w:t>
      </w:r>
      <w:r w:rsidR="00BF1909" w:rsidRPr="00082DC1">
        <w:rPr>
          <w:rFonts w:ascii="Times New Roman" w:hAnsi="Times New Roman" w:cs="Times New Roman"/>
        </w:rPr>
        <w:t>“Thank you for the clarification, Captain. I must be getting on.”</w:t>
      </w:r>
    </w:p>
    <w:p w14:paraId="122DB53E" w14:textId="1F61102A" w:rsidR="00A6389F" w:rsidRPr="00082DC1" w:rsidRDefault="00626102" w:rsidP="00CC0FFF">
      <w:pPr>
        <w:spacing w:line="480" w:lineRule="auto"/>
        <w:rPr>
          <w:rFonts w:ascii="Times New Roman" w:hAnsi="Times New Roman" w:cs="Times New Roman"/>
        </w:rPr>
      </w:pPr>
      <w:r w:rsidRPr="00082DC1">
        <w:rPr>
          <w:rFonts w:ascii="Times New Roman" w:hAnsi="Times New Roman" w:cs="Times New Roman"/>
        </w:rPr>
        <w:t xml:space="preserve">He </w:t>
      </w:r>
      <w:r w:rsidR="00A6389F" w:rsidRPr="00082DC1">
        <w:rPr>
          <w:rFonts w:ascii="Times New Roman" w:hAnsi="Times New Roman" w:cs="Times New Roman"/>
        </w:rPr>
        <w:t xml:space="preserve">handed his horse over to an ostler, paying for three days' holding and feeding of the mount, after which the taller of the guards took him through the city wall. All the while he was regaling the Amateur about the preparation </w:t>
      </w:r>
      <w:r w:rsidR="00616E23" w:rsidRPr="00082DC1">
        <w:rPr>
          <w:rFonts w:ascii="Times New Roman" w:hAnsi="Times New Roman" w:cs="Times New Roman"/>
        </w:rPr>
        <w:t>for</w:t>
      </w:r>
      <w:r w:rsidR="00A6389F" w:rsidRPr="00082DC1">
        <w:rPr>
          <w:rFonts w:ascii="Times New Roman" w:hAnsi="Times New Roman" w:cs="Times New Roman"/>
        </w:rPr>
        <w:t xml:space="preserve"> this year's Fete </w:t>
      </w:r>
      <w:r w:rsidR="00616E23" w:rsidRPr="00082DC1">
        <w:rPr>
          <w:rFonts w:ascii="Times New Roman" w:hAnsi="Times New Roman" w:cs="Times New Roman"/>
        </w:rPr>
        <w:t>to be the</w:t>
      </w:r>
      <w:r w:rsidR="00A6389F" w:rsidRPr="00082DC1">
        <w:rPr>
          <w:rFonts w:ascii="Times New Roman" w:hAnsi="Times New Roman" w:cs="Times New Roman"/>
        </w:rPr>
        <w:t xml:space="preserve"> greatest in Bryton's short history as a vassal city. The boy was ill-prepared for the</w:t>
      </w:r>
      <w:r w:rsidR="00CF517A" w:rsidRPr="00082DC1">
        <w:rPr>
          <w:rFonts w:ascii="Times New Roman" w:hAnsi="Times New Roman" w:cs="Times New Roman"/>
        </w:rPr>
        <w:t xml:space="preserve"> apologetic</w:t>
      </w:r>
      <w:r w:rsidR="00A6389F" w:rsidRPr="00082DC1">
        <w:rPr>
          <w:rFonts w:ascii="Times New Roman" w:hAnsi="Times New Roman" w:cs="Times New Roman"/>
        </w:rPr>
        <w:t xml:space="preserve"> sycophancy on display. He was right to have avoided the cities unt</w:t>
      </w:r>
      <w:r w:rsidR="00993BEE" w:rsidRPr="00082DC1">
        <w:rPr>
          <w:rFonts w:ascii="Times New Roman" w:hAnsi="Times New Roman" w:cs="Times New Roman"/>
        </w:rPr>
        <w:t>il now</w:t>
      </w:r>
      <w:r w:rsidR="00A6389F" w:rsidRPr="00082DC1">
        <w:rPr>
          <w:rFonts w:ascii="Times New Roman" w:hAnsi="Times New Roman" w:cs="Times New Roman"/>
        </w:rPr>
        <w:t>. "I would recommend The Stone Hearth</w:t>
      </w:r>
      <w:r w:rsidR="00993BEE" w:rsidRPr="00082DC1">
        <w:rPr>
          <w:rFonts w:ascii="Times New Roman" w:hAnsi="Times New Roman" w:cs="Times New Roman"/>
        </w:rPr>
        <w:t>.</w:t>
      </w:r>
      <w:r w:rsidR="00A6389F" w:rsidRPr="00082DC1">
        <w:rPr>
          <w:rFonts w:ascii="Times New Roman" w:hAnsi="Times New Roman" w:cs="Times New Roman"/>
        </w:rPr>
        <w:t xml:space="preserve"> </w:t>
      </w:r>
      <w:r w:rsidR="00993BEE" w:rsidRPr="00082DC1">
        <w:rPr>
          <w:rFonts w:ascii="Times New Roman" w:hAnsi="Times New Roman" w:cs="Times New Roman"/>
        </w:rPr>
        <w:t>A</w:t>
      </w:r>
      <w:r w:rsidR="00A6389F" w:rsidRPr="00082DC1">
        <w:rPr>
          <w:rFonts w:ascii="Times New Roman" w:hAnsi="Times New Roman" w:cs="Times New Roman"/>
        </w:rPr>
        <w:t xml:space="preserve">s far as inns go it's the cheapest you can get which assures quality. It's also away from the Chef's </w:t>
      </w:r>
      <w:r w:rsidR="00993BEE" w:rsidRPr="00082DC1">
        <w:rPr>
          <w:rFonts w:ascii="Times New Roman" w:hAnsi="Times New Roman" w:cs="Times New Roman"/>
        </w:rPr>
        <w:t>D</w:t>
      </w:r>
      <w:r w:rsidR="00A6389F" w:rsidRPr="00082DC1">
        <w:rPr>
          <w:rFonts w:ascii="Times New Roman" w:hAnsi="Times New Roman" w:cs="Times New Roman"/>
        </w:rPr>
        <w:t xml:space="preserve">istrict which people say has the best eateries but are </w:t>
      </w:r>
      <w:r w:rsidR="00993BEE" w:rsidRPr="00082DC1">
        <w:rPr>
          <w:rFonts w:ascii="Times New Roman" w:hAnsi="Times New Roman" w:cs="Times New Roman"/>
        </w:rPr>
        <w:t>more style than substance</w:t>
      </w:r>
      <w:r w:rsidR="00A6389F" w:rsidRPr="00082DC1">
        <w:rPr>
          <w:rFonts w:ascii="Times New Roman" w:hAnsi="Times New Roman" w:cs="Times New Roman"/>
        </w:rPr>
        <w:t xml:space="preserve">." The tall one was </w:t>
      </w:r>
      <w:proofErr w:type="gramStart"/>
      <w:r w:rsidR="00A6389F" w:rsidRPr="00082DC1">
        <w:rPr>
          <w:rFonts w:ascii="Times New Roman" w:hAnsi="Times New Roman" w:cs="Times New Roman"/>
        </w:rPr>
        <w:t>making an effort</w:t>
      </w:r>
      <w:proofErr w:type="gramEnd"/>
      <w:r w:rsidR="00A6389F" w:rsidRPr="00082DC1">
        <w:rPr>
          <w:rFonts w:ascii="Times New Roman" w:hAnsi="Times New Roman" w:cs="Times New Roman"/>
        </w:rPr>
        <w:t xml:space="preserve"> to be more pleasant.</w:t>
      </w:r>
    </w:p>
    <w:p w14:paraId="7E8EBA33" w14:textId="52DD178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"Thank you, that is helpful</w:t>
      </w:r>
      <w:ins w:id="35" w:author="Emily Barrett" w:date="2026-01-30T12:30:00Z" w16du:dateUtc="2026-01-30T12:30:00Z">
        <w:r w:rsidR="00E272A1" w:rsidRPr="00082DC1">
          <w:rPr>
            <w:rFonts w:ascii="Times New Roman" w:hAnsi="Times New Roman" w:cs="Times New Roman"/>
          </w:rPr>
          <w:t>,</w:t>
        </w:r>
      </w:ins>
      <w:r w:rsidRPr="00082DC1">
        <w:rPr>
          <w:rFonts w:ascii="Times New Roman" w:hAnsi="Times New Roman" w:cs="Times New Roman"/>
        </w:rPr>
        <w:t>"</w:t>
      </w:r>
      <w:del w:id="36" w:author="Emily Barrett" w:date="2026-01-30T12:30:00Z" w16du:dateUtc="2026-01-30T12:30:00Z">
        <w:r w:rsidRPr="00082DC1" w:rsidDel="00E272A1">
          <w:rPr>
            <w:rFonts w:ascii="Times New Roman" w:hAnsi="Times New Roman" w:cs="Times New Roman"/>
          </w:rPr>
          <w:delText>,</w:delText>
        </w:r>
      </w:del>
      <w:r w:rsidRPr="00082DC1">
        <w:rPr>
          <w:rFonts w:ascii="Times New Roman" w:hAnsi="Times New Roman" w:cs="Times New Roman"/>
        </w:rPr>
        <w:t xml:space="preserve"> replied the Amateur more formally than he wanted to. "I apologise for my impatience at the </w:t>
      </w:r>
      <w:r w:rsidR="00993BEE" w:rsidRPr="00082DC1">
        <w:rPr>
          <w:rFonts w:ascii="Times New Roman" w:hAnsi="Times New Roman" w:cs="Times New Roman"/>
        </w:rPr>
        <w:t>gate;</w:t>
      </w:r>
      <w:r w:rsidRPr="00082DC1">
        <w:rPr>
          <w:rFonts w:ascii="Times New Roman" w:hAnsi="Times New Roman" w:cs="Times New Roman"/>
        </w:rPr>
        <w:t xml:space="preserve"> you were doing your job."</w:t>
      </w:r>
    </w:p>
    <w:p w14:paraId="448A3CF3" w14:textId="51CA280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"The watch is high strung at the moment expecting any kind of trouble, </w:t>
      </w:r>
      <w:r w:rsidR="008300B4" w:rsidRPr="00082DC1">
        <w:rPr>
          <w:rFonts w:ascii="Times New Roman" w:hAnsi="Times New Roman" w:cs="Times New Roman"/>
        </w:rPr>
        <w:t xml:space="preserve">I’m sure </w:t>
      </w:r>
      <w:r w:rsidRPr="00082DC1">
        <w:rPr>
          <w:rFonts w:ascii="Times New Roman" w:hAnsi="Times New Roman" w:cs="Times New Roman"/>
        </w:rPr>
        <w:t>things will calm down of their own accord"</w:t>
      </w:r>
      <w:r w:rsidR="008300B4" w:rsidRPr="00082DC1">
        <w:rPr>
          <w:rFonts w:ascii="Times New Roman" w:hAnsi="Times New Roman" w:cs="Times New Roman"/>
        </w:rPr>
        <w:t xml:space="preserve"> replied the guard with a strained smile.</w:t>
      </w:r>
    </w:p>
    <w:p w14:paraId="06510B06" w14:textId="3319698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know little and less about the machinations of empire</w:t>
      </w:r>
      <w:r w:rsidR="00A147EA" w:rsidRPr="00082DC1">
        <w:rPr>
          <w:rFonts w:ascii="Times New Roman" w:hAnsi="Times New Roman" w:cs="Times New Roman"/>
        </w:rPr>
        <w:t xml:space="preserve">. I am but </w:t>
      </w:r>
      <w:r w:rsidRPr="00082DC1">
        <w:rPr>
          <w:rFonts w:ascii="Times New Roman" w:hAnsi="Times New Roman" w:cs="Times New Roman"/>
        </w:rPr>
        <w:t>a subject of i</w:t>
      </w:r>
      <w:r w:rsidR="00A147EA" w:rsidRPr="00082DC1">
        <w:rPr>
          <w:rFonts w:ascii="Times New Roman" w:hAnsi="Times New Roman" w:cs="Times New Roman"/>
        </w:rPr>
        <w:t>t and</w:t>
      </w:r>
      <w:r w:rsidRPr="00082DC1">
        <w:rPr>
          <w:rFonts w:ascii="Times New Roman" w:hAnsi="Times New Roman" w:cs="Times New Roman"/>
        </w:rPr>
        <w:t xml:space="preserve"> I hope no </w:t>
      </w:r>
      <w:r w:rsidR="00A147EA" w:rsidRPr="00082DC1">
        <w:rPr>
          <w:rFonts w:ascii="Times New Roman" w:hAnsi="Times New Roman" w:cs="Times New Roman"/>
        </w:rPr>
        <w:t>‘</w:t>
      </w:r>
      <w:r w:rsidRPr="00082DC1">
        <w:rPr>
          <w:rFonts w:ascii="Times New Roman" w:hAnsi="Times New Roman" w:cs="Times New Roman"/>
        </w:rPr>
        <w:t>heroes</w:t>
      </w:r>
      <w:r w:rsidR="00A147EA" w:rsidRPr="00082DC1">
        <w:rPr>
          <w:rFonts w:ascii="Times New Roman" w:hAnsi="Times New Roman" w:cs="Times New Roman"/>
        </w:rPr>
        <w:t>’</w:t>
      </w:r>
      <w:r w:rsidRPr="00082DC1">
        <w:rPr>
          <w:rFonts w:ascii="Times New Roman" w:hAnsi="Times New Roman" w:cs="Times New Roman"/>
        </w:rPr>
        <w:t xml:space="preserve"> come to your city</w:t>
      </w:r>
      <w:r w:rsidR="00A147EA" w:rsidRPr="00082DC1">
        <w:rPr>
          <w:rFonts w:ascii="Times New Roman" w:hAnsi="Times New Roman" w:cs="Times New Roman"/>
        </w:rPr>
        <w:t xml:space="preserve"> wanting to send a message</w:t>
      </w:r>
      <w:r w:rsidR="008C63F0" w:rsidRPr="00082DC1">
        <w:rPr>
          <w:rFonts w:ascii="Times New Roman" w:hAnsi="Times New Roman" w:cs="Times New Roman"/>
        </w:rPr>
        <w:t>.</w:t>
      </w:r>
      <w:r w:rsidRPr="00082DC1">
        <w:rPr>
          <w:rFonts w:ascii="Times New Roman" w:hAnsi="Times New Roman" w:cs="Times New Roman"/>
        </w:rPr>
        <w:t>"</w:t>
      </w:r>
    </w:p>
    <w:p w14:paraId="6E20A95D" w14:textId="5F03BA8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"Thank you</w:t>
      </w:r>
      <w:r w:rsidR="008C63F0" w:rsidRPr="00082DC1">
        <w:rPr>
          <w:rFonts w:ascii="Times New Roman" w:hAnsi="Times New Roman" w:cs="Times New Roman"/>
        </w:rPr>
        <w:t>!</w:t>
      </w:r>
      <w:r w:rsidRPr="00082DC1">
        <w:rPr>
          <w:rFonts w:ascii="Times New Roman" w:hAnsi="Times New Roman" w:cs="Times New Roman"/>
        </w:rPr>
        <w:t xml:space="preserve"> </w:t>
      </w:r>
      <w:r w:rsidR="008C63F0" w:rsidRPr="00082DC1">
        <w:rPr>
          <w:rFonts w:ascii="Times New Roman" w:hAnsi="Times New Roman" w:cs="Times New Roman"/>
        </w:rPr>
        <w:t>F</w:t>
      </w:r>
      <w:r w:rsidRPr="00082DC1">
        <w:rPr>
          <w:rFonts w:ascii="Times New Roman" w:hAnsi="Times New Roman" w:cs="Times New Roman"/>
        </w:rPr>
        <w:t>arewell lad and good luck on Her Eminence's work."</w:t>
      </w:r>
    </w:p>
    <w:p w14:paraId="1ACEAE7A" w14:textId="1D5048E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"Farewell." The two parted ways at the market square. The Amateur asked among the bustling throng of </w:t>
      </w:r>
      <w:r w:rsidR="00B76DB9" w:rsidRPr="00082DC1">
        <w:rPr>
          <w:rFonts w:ascii="Times New Roman" w:hAnsi="Times New Roman" w:cs="Times New Roman"/>
        </w:rPr>
        <w:t>revellers</w:t>
      </w:r>
      <w:r w:rsidRPr="00082DC1">
        <w:rPr>
          <w:rFonts w:ascii="Times New Roman" w:hAnsi="Times New Roman" w:cs="Times New Roman"/>
        </w:rPr>
        <w:t xml:space="preserve"> for directions to The Stone Hearth and made his way over. It was slow going</w:t>
      </w:r>
      <w:r w:rsidR="00CC5FDF" w:rsidRPr="00082DC1">
        <w:rPr>
          <w:rFonts w:ascii="Times New Roman" w:hAnsi="Times New Roman" w:cs="Times New Roman"/>
        </w:rPr>
        <w:t xml:space="preserve"> moving through the morass of people</w:t>
      </w:r>
      <w:r w:rsidR="00B76DB9" w:rsidRPr="00082DC1">
        <w:rPr>
          <w:rFonts w:ascii="Times New Roman" w:hAnsi="Times New Roman" w:cs="Times New Roman"/>
        </w:rPr>
        <w:t>.</w:t>
      </w:r>
      <w:r w:rsidRPr="00082DC1">
        <w:rPr>
          <w:rFonts w:ascii="Times New Roman" w:hAnsi="Times New Roman" w:cs="Times New Roman"/>
        </w:rPr>
        <w:t xml:space="preserve"> He was hungry and tired, the general good</w:t>
      </w:r>
      <w:r w:rsidR="00CC5FDF" w:rsidRPr="00082DC1">
        <w:rPr>
          <w:rFonts w:ascii="Times New Roman" w:hAnsi="Times New Roman" w:cs="Times New Roman"/>
        </w:rPr>
        <w:t xml:space="preserve"> </w:t>
      </w:r>
      <w:r w:rsidRPr="00082DC1">
        <w:rPr>
          <w:rFonts w:ascii="Times New Roman" w:hAnsi="Times New Roman" w:cs="Times New Roman"/>
        </w:rPr>
        <w:t xml:space="preserve">cheer and clamour </w:t>
      </w:r>
      <w:r w:rsidR="00CC5FDF" w:rsidRPr="00082DC1">
        <w:rPr>
          <w:rFonts w:ascii="Times New Roman" w:hAnsi="Times New Roman" w:cs="Times New Roman"/>
        </w:rPr>
        <w:t>s</w:t>
      </w:r>
      <w:r w:rsidRPr="00082DC1">
        <w:rPr>
          <w:rFonts w:ascii="Times New Roman" w:hAnsi="Times New Roman" w:cs="Times New Roman"/>
        </w:rPr>
        <w:t>our</w:t>
      </w:r>
      <w:r w:rsidR="00CC5FDF" w:rsidRPr="00082DC1">
        <w:rPr>
          <w:rFonts w:ascii="Times New Roman" w:hAnsi="Times New Roman" w:cs="Times New Roman"/>
        </w:rPr>
        <w:t>ing</w:t>
      </w:r>
      <w:r w:rsidRPr="00082DC1">
        <w:rPr>
          <w:rFonts w:ascii="Times New Roman" w:hAnsi="Times New Roman" w:cs="Times New Roman"/>
        </w:rPr>
        <w:t xml:space="preserve"> his mood</w:t>
      </w:r>
      <w:r w:rsidR="00CC5FDF" w:rsidRPr="00082DC1">
        <w:rPr>
          <w:rFonts w:ascii="Times New Roman" w:hAnsi="Times New Roman" w:cs="Times New Roman"/>
        </w:rPr>
        <w:t xml:space="preserve"> further</w:t>
      </w:r>
      <w:r w:rsidRPr="00082DC1">
        <w:rPr>
          <w:rFonts w:ascii="Times New Roman" w:hAnsi="Times New Roman" w:cs="Times New Roman"/>
        </w:rPr>
        <w:t xml:space="preserve">. He was generally disdainful of crowds and the earlier sycophancy amplified to the spectacle of the Fete celebrations grated on the Amateur. He was loyal to the Empress in the unconsidered sense of a </w:t>
      </w:r>
      <w:r w:rsidR="00CC5FDF" w:rsidRPr="00082DC1">
        <w:rPr>
          <w:rFonts w:ascii="Times New Roman" w:hAnsi="Times New Roman" w:cs="Times New Roman"/>
        </w:rPr>
        <w:t>Zeh</w:t>
      </w:r>
      <w:r w:rsidR="0002398D" w:rsidRPr="00082DC1">
        <w:rPr>
          <w:rFonts w:ascii="Times New Roman" w:hAnsi="Times New Roman" w:cs="Times New Roman"/>
        </w:rPr>
        <w:t>n</w:t>
      </w:r>
      <w:r w:rsidR="00CC5FDF" w:rsidRPr="00082DC1">
        <w:rPr>
          <w:rFonts w:ascii="Times New Roman" w:hAnsi="Times New Roman" w:cs="Times New Roman"/>
        </w:rPr>
        <w:t>umian</w:t>
      </w:r>
      <w:r w:rsidRPr="00082DC1">
        <w:rPr>
          <w:rFonts w:ascii="Times New Roman" w:hAnsi="Times New Roman" w:cs="Times New Roman"/>
        </w:rPr>
        <w:t xml:space="preserve"> yet the Fete</w:t>
      </w:r>
      <w:r w:rsidR="00CC5FDF" w:rsidRPr="00082DC1">
        <w:rPr>
          <w:rFonts w:ascii="Times New Roman" w:hAnsi="Times New Roman" w:cs="Times New Roman"/>
        </w:rPr>
        <w:t>,</w:t>
      </w:r>
      <w:r w:rsidRPr="00082DC1">
        <w:rPr>
          <w:rFonts w:ascii="Times New Roman" w:hAnsi="Times New Roman" w:cs="Times New Roman"/>
        </w:rPr>
        <w:t xml:space="preserve"> through the veil of exhaustion that cloaked him, seemed a grotesque sham. He made an honest effort at</w:t>
      </w:r>
      <w:r w:rsidR="00323946" w:rsidRPr="00082DC1">
        <w:rPr>
          <w:rFonts w:ascii="Times New Roman" w:hAnsi="Times New Roman" w:cs="Times New Roman"/>
        </w:rPr>
        <w:t xml:space="preserve"> interrogating this</w:t>
      </w:r>
      <w:r w:rsidRPr="00082DC1">
        <w:rPr>
          <w:rFonts w:ascii="Times New Roman" w:hAnsi="Times New Roman" w:cs="Times New Roman"/>
        </w:rPr>
        <w:t xml:space="preserve"> as he dined. The meal was simple </w:t>
      </w:r>
      <w:r w:rsidR="00777E72" w:rsidRPr="00082DC1">
        <w:rPr>
          <w:rFonts w:ascii="Times New Roman" w:hAnsi="Times New Roman" w:cs="Times New Roman"/>
        </w:rPr>
        <w:t>fare</w:t>
      </w:r>
      <w:r w:rsidRPr="00082DC1">
        <w:rPr>
          <w:rFonts w:ascii="Times New Roman" w:hAnsi="Times New Roman" w:cs="Times New Roman"/>
        </w:rPr>
        <w:t xml:space="preserve">, some kind of roasted farm bird in </w:t>
      </w:r>
      <w:r w:rsidR="00FC1048" w:rsidRPr="00082DC1">
        <w:rPr>
          <w:rFonts w:ascii="Times New Roman" w:hAnsi="Times New Roman" w:cs="Times New Roman"/>
        </w:rPr>
        <w:t>an</w:t>
      </w:r>
      <w:r w:rsidRPr="00082DC1">
        <w:rPr>
          <w:rFonts w:ascii="Times New Roman" w:hAnsi="Times New Roman" w:cs="Times New Roman"/>
        </w:rPr>
        <w:t xml:space="preserve"> herby gravy with a side of potatoes and carrots. The house wine was tart and dry. </w:t>
      </w:r>
    </w:p>
    <w:p w14:paraId="03C16CE8" w14:textId="4088016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Realising he was not making much headway on this internal debate about the aesthetics of being a loyal citizen he headed upstairs to a small, sparsely furnished room. He had paid for one with a fireplace and some wood as well as three days' breakfast. T</w:t>
      </w:r>
      <w:r w:rsidR="00ED2F88" w:rsidRPr="00082DC1">
        <w:rPr>
          <w:rFonts w:ascii="Times New Roman" w:hAnsi="Times New Roman" w:cs="Times New Roman"/>
        </w:rPr>
        <w:t xml:space="preserve">he boy </w:t>
      </w:r>
      <w:r w:rsidRPr="00082DC1">
        <w:rPr>
          <w:rFonts w:ascii="Times New Roman" w:hAnsi="Times New Roman" w:cs="Times New Roman"/>
        </w:rPr>
        <w:t xml:space="preserve">had consulted his maps earlier that day on the ride, </w:t>
      </w:r>
      <w:r w:rsidR="00D12980" w:rsidRPr="00082DC1">
        <w:rPr>
          <w:rFonts w:ascii="Times New Roman" w:hAnsi="Times New Roman" w:cs="Times New Roman"/>
        </w:rPr>
        <w:t>estimating</w:t>
      </w:r>
      <w:r w:rsidR="00ED2F88" w:rsidRPr="00082DC1">
        <w:rPr>
          <w:rFonts w:ascii="Times New Roman" w:hAnsi="Times New Roman" w:cs="Times New Roman"/>
        </w:rPr>
        <w:t xml:space="preserve"> that</w:t>
      </w:r>
      <w:r w:rsidRPr="00082DC1">
        <w:rPr>
          <w:rFonts w:ascii="Times New Roman" w:hAnsi="Times New Roman" w:cs="Times New Roman"/>
        </w:rPr>
        <w:t xml:space="preserve"> he was making good time. </w:t>
      </w:r>
      <w:r w:rsidR="00205030" w:rsidRPr="00082DC1">
        <w:rPr>
          <w:rFonts w:ascii="Times New Roman" w:hAnsi="Times New Roman" w:cs="Times New Roman"/>
        </w:rPr>
        <w:t xml:space="preserve">From here on it would be </w:t>
      </w:r>
      <w:r w:rsidR="0019135D" w:rsidRPr="00082DC1">
        <w:rPr>
          <w:rFonts w:ascii="Times New Roman" w:hAnsi="Times New Roman" w:cs="Times New Roman"/>
        </w:rPr>
        <w:t>unknown</w:t>
      </w:r>
      <w:r w:rsidR="00205030" w:rsidRPr="00082DC1">
        <w:rPr>
          <w:rFonts w:ascii="Times New Roman" w:hAnsi="Times New Roman" w:cs="Times New Roman"/>
        </w:rPr>
        <w:t xml:space="preserve"> country</w:t>
      </w:r>
      <w:r w:rsidRPr="00082DC1">
        <w:rPr>
          <w:rFonts w:ascii="Times New Roman" w:hAnsi="Times New Roman" w:cs="Times New Roman"/>
        </w:rPr>
        <w:t>.</w:t>
      </w:r>
      <w:r w:rsidR="0019135D" w:rsidRPr="00082DC1">
        <w:rPr>
          <w:rFonts w:ascii="Times New Roman" w:hAnsi="Times New Roman" w:cs="Times New Roman"/>
        </w:rPr>
        <w:t xml:space="preserve"> He wanted some time to rest, recuperate and live as men do</w:t>
      </w:r>
      <w:r w:rsidR="00580C7C" w:rsidRPr="00082DC1">
        <w:rPr>
          <w:rFonts w:ascii="Times New Roman" w:hAnsi="Times New Roman" w:cs="Times New Roman"/>
        </w:rPr>
        <w:t>.</w:t>
      </w:r>
      <w:r w:rsidR="0019135D" w:rsidRPr="00082DC1">
        <w:rPr>
          <w:rFonts w:ascii="Times New Roman" w:hAnsi="Times New Roman" w:cs="Times New Roman"/>
        </w:rPr>
        <w:t xml:space="preserve"> </w:t>
      </w:r>
      <w:r w:rsidR="00580C7C" w:rsidRPr="00082DC1">
        <w:rPr>
          <w:rFonts w:ascii="Times New Roman" w:hAnsi="Times New Roman" w:cs="Times New Roman"/>
        </w:rPr>
        <w:t>W</w:t>
      </w:r>
      <w:r w:rsidR="0019135D" w:rsidRPr="00082DC1">
        <w:rPr>
          <w:rFonts w:ascii="Times New Roman" w:hAnsi="Times New Roman" w:cs="Times New Roman"/>
        </w:rPr>
        <w:t xml:space="preserve">ith </w:t>
      </w:r>
      <w:r w:rsidR="00580C7C" w:rsidRPr="00082DC1">
        <w:rPr>
          <w:rFonts w:ascii="Times New Roman" w:hAnsi="Times New Roman" w:cs="Times New Roman"/>
        </w:rPr>
        <w:t xml:space="preserve">the </w:t>
      </w:r>
      <w:r w:rsidR="0019135D" w:rsidRPr="00082DC1">
        <w:rPr>
          <w:rFonts w:ascii="Times New Roman" w:hAnsi="Times New Roman" w:cs="Times New Roman"/>
        </w:rPr>
        <w:t>simple trappings and luxuries</w:t>
      </w:r>
      <w:r w:rsidR="00580C7C" w:rsidRPr="00082DC1">
        <w:rPr>
          <w:rFonts w:ascii="Times New Roman" w:hAnsi="Times New Roman" w:cs="Times New Roman"/>
        </w:rPr>
        <w:t xml:space="preserve"> of </w:t>
      </w:r>
      <w:r w:rsidR="00D12980" w:rsidRPr="00082DC1">
        <w:rPr>
          <w:rFonts w:ascii="Times New Roman" w:hAnsi="Times New Roman" w:cs="Times New Roman"/>
        </w:rPr>
        <w:t>city life</w:t>
      </w:r>
      <w:r w:rsidR="00580C7C" w:rsidRPr="00082DC1">
        <w:rPr>
          <w:rFonts w:ascii="Times New Roman" w:hAnsi="Times New Roman" w:cs="Times New Roman"/>
        </w:rPr>
        <w:t xml:space="preserve">. It was with </w:t>
      </w:r>
      <w:r w:rsidR="003B3D10" w:rsidRPr="00082DC1">
        <w:rPr>
          <w:rFonts w:ascii="Times New Roman" w:hAnsi="Times New Roman" w:cs="Times New Roman"/>
        </w:rPr>
        <w:t xml:space="preserve">these </w:t>
      </w:r>
      <w:r w:rsidR="00580C7C" w:rsidRPr="00082DC1">
        <w:rPr>
          <w:rFonts w:ascii="Times New Roman" w:hAnsi="Times New Roman" w:cs="Times New Roman"/>
        </w:rPr>
        <w:t>thoughts of leisure that he fell asleep.</w:t>
      </w:r>
    </w:p>
    <w:p w14:paraId="7D0BB772" w14:textId="77777777" w:rsidR="00D20BE2" w:rsidRPr="00082DC1" w:rsidRDefault="003B3D10" w:rsidP="00CC0FFF">
      <w:pPr>
        <w:spacing w:line="480" w:lineRule="auto"/>
        <w:rPr>
          <w:rFonts w:ascii="Times New Roman" w:hAnsi="Times New Roman" w:cs="Times New Roman"/>
        </w:rPr>
      </w:pPr>
      <w:r w:rsidRPr="00082DC1">
        <w:rPr>
          <w:rFonts w:ascii="Times New Roman" w:hAnsi="Times New Roman" w:cs="Times New Roman"/>
        </w:rPr>
        <w:t>He</w:t>
      </w:r>
      <w:r w:rsidR="00A6389F" w:rsidRPr="00082DC1">
        <w:rPr>
          <w:rFonts w:ascii="Times New Roman" w:hAnsi="Times New Roman" w:cs="Times New Roman"/>
        </w:rPr>
        <w:t xml:space="preserve"> was </w:t>
      </w:r>
      <w:r w:rsidRPr="00082DC1">
        <w:rPr>
          <w:rFonts w:ascii="Times New Roman" w:hAnsi="Times New Roman" w:cs="Times New Roman"/>
        </w:rPr>
        <w:t xml:space="preserve">awakened by </w:t>
      </w:r>
      <w:r w:rsidR="00694926" w:rsidRPr="00082DC1">
        <w:rPr>
          <w:rFonts w:ascii="Times New Roman" w:hAnsi="Times New Roman" w:cs="Times New Roman"/>
        </w:rPr>
        <w:t>rays of</w:t>
      </w:r>
      <w:r w:rsidR="00A6389F" w:rsidRPr="00082DC1">
        <w:rPr>
          <w:rFonts w:ascii="Times New Roman" w:hAnsi="Times New Roman" w:cs="Times New Roman"/>
        </w:rPr>
        <w:t xml:space="preserve"> dawn lancing him through the windows. </w:t>
      </w:r>
      <w:r w:rsidR="00694926" w:rsidRPr="00082DC1">
        <w:rPr>
          <w:rFonts w:ascii="Times New Roman" w:hAnsi="Times New Roman" w:cs="Times New Roman"/>
        </w:rPr>
        <w:t>Sitting</w:t>
      </w:r>
      <w:r w:rsidR="00A6389F" w:rsidRPr="00082DC1">
        <w:rPr>
          <w:rFonts w:ascii="Times New Roman" w:hAnsi="Times New Roman" w:cs="Times New Roman"/>
        </w:rPr>
        <w:t xml:space="preserve"> up in bed, </w:t>
      </w:r>
      <w:r w:rsidR="00694926" w:rsidRPr="00082DC1">
        <w:rPr>
          <w:rFonts w:ascii="Times New Roman" w:hAnsi="Times New Roman" w:cs="Times New Roman"/>
        </w:rPr>
        <w:t>he let his</w:t>
      </w:r>
      <w:r w:rsidR="00A6389F" w:rsidRPr="00082DC1">
        <w:rPr>
          <w:rFonts w:ascii="Times New Roman" w:hAnsi="Times New Roman" w:cs="Times New Roman"/>
        </w:rPr>
        <w:t xml:space="preserve"> eyes adjust. In the shifting quality of the colours behind his eyelids he </w:t>
      </w:r>
      <w:r w:rsidR="00D72971" w:rsidRPr="00082DC1">
        <w:rPr>
          <w:rFonts w:ascii="Times New Roman" w:hAnsi="Times New Roman" w:cs="Times New Roman"/>
        </w:rPr>
        <w:t>observed the</w:t>
      </w:r>
      <w:r w:rsidR="00A6389F" w:rsidRPr="00082DC1">
        <w:rPr>
          <w:rFonts w:ascii="Times New Roman" w:hAnsi="Times New Roman" w:cs="Times New Roman"/>
        </w:rPr>
        <w:t xml:space="preserve"> ultimate lithographs of his dreams. Phantom images melting as the wash of sunlight grew less </w:t>
      </w:r>
      <w:r w:rsidR="00A6389F" w:rsidRPr="00082DC1">
        <w:rPr>
          <w:rFonts w:ascii="Times New Roman" w:hAnsi="Times New Roman" w:cs="Times New Roman"/>
        </w:rPr>
        <w:lastRenderedPageBreak/>
        <w:t xml:space="preserve">painful. </w:t>
      </w:r>
      <w:r w:rsidR="00D72971" w:rsidRPr="00082DC1">
        <w:rPr>
          <w:rFonts w:ascii="Times New Roman" w:hAnsi="Times New Roman" w:cs="Times New Roman"/>
        </w:rPr>
        <w:t>His</w:t>
      </w:r>
      <w:r w:rsidR="00A6389F" w:rsidRPr="00082DC1">
        <w:rPr>
          <w:rFonts w:ascii="Times New Roman" w:hAnsi="Times New Roman" w:cs="Times New Roman"/>
        </w:rPr>
        <w:t xml:space="preserve"> hearth was littered with ash scattered by the gentle breeze through the crack in the window. As he went about reigniting the fireplace he </w:t>
      </w:r>
      <w:r w:rsidR="007273CD" w:rsidRPr="00082DC1">
        <w:rPr>
          <w:rFonts w:ascii="Times New Roman" w:hAnsi="Times New Roman" w:cs="Times New Roman"/>
        </w:rPr>
        <w:t>remembered</w:t>
      </w:r>
      <w:r w:rsidR="00A6389F" w:rsidRPr="00082DC1">
        <w:rPr>
          <w:rFonts w:ascii="Times New Roman" w:hAnsi="Times New Roman" w:cs="Times New Roman"/>
        </w:rPr>
        <w:t xml:space="preserve">. He </w:t>
      </w:r>
      <w:r w:rsidR="007273CD" w:rsidRPr="00082DC1">
        <w:rPr>
          <w:rFonts w:ascii="Times New Roman" w:hAnsi="Times New Roman" w:cs="Times New Roman"/>
        </w:rPr>
        <w:t xml:space="preserve">had </w:t>
      </w:r>
      <w:r w:rsidR="00A6389F" w:rsidRPr="00082DC1">
        <w:rPr>
          <w:rFonts w:ascii="Times New Roman" w:hAnsi="Times New Roman" w:cs="Times New Roman"/>
        </w:rPr>
        <w:t xml:space="preserve">moved through a forest amongst monolithic redwoods. They rose on all sides as sentinels of some primeval army set to march on the world. The light was a golden vapour through which all seemed paradisal. Golden day to golden night, the moon a window in the heavens to a more tranquil othersea where time was not and death had fled. </w:t>
      </w:r>
    </w:p>
    <w:p w14:paraId="5952FAAB" w14:textId="38C9690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heat of the fire in front of him burned away these holdover visions and he set about warming himself up. At the Workshop, morning exercises were crucial; the Masters instilled the discipline into them from an early age that a moving body meant a supple mind. He observed the forms now, stripped of his nightshirt and breathing through each exercise. By the time he was done he was coated in a thin film of sweat, deep exhalations pouring through his open </w:t>
      </w:r>
      <w:r w:rsidR="00581886" w:rsidRPr="00082DC1">
        <w:rPr>
          <w:rFonts w:ascii="Times New Roman" w:hAnsi="Times New Roman" w:cs="Times New Roman"/>
        </w:rPr>
        <w:t>mouth,</w:t>
      </w:r>
      <w:r w:rsidRPr="00082DC1">
        <w:rPr>
          <w:rFonts w:ascii="Times New Roman" w:hAnsi="Times New Roman" w:cs="Times New Roman"/>
        </w:rPr>
        <w:t xml:space="preserve"> but his mind was like that aureate moon of his dreaming. Slowly he let the concerns of the day cloud </w:t>
      </w:r>
      <w:r w:rsidR="00101091" w:rsidRPr="00082DC1">
        <w:rPr>
          <w:rFonts w:ascii="Times New Roman" w:hAnsi="Times New Roman" w:cs="Times New Roman"/>
        </w:rPr>
        <w:t>over that</w:t>
      </w:r>
      <w:r w:rsidR="000D5360" w:rsidRPr="00082DC1">
        <w:rPr>
          <w:rFonts w:ascii="Times New Roman" w:hAnsi="Times New Roman" w:cs="Times New Roman"/>
        </w:rPr>
        <w:t xml:space="preserve"> </w:t>
      </w:r>
      <w:r w:rsidR="00101091" w:rsidRPr="00082DC1">
        <w:rPr>
          <w:rFonts w:ascii="Times New Roman" w:hAnsi="Times New Roman" w:cs="Times New Roman"/>
        </w:rPr>
        <w:t>flawless orb</w:t>
      </w:r>
      <w:r w:rsidRPr="00082DC1">
        <w:rPr>
          <w:rFonts w:ascii="Times New Roman" w:hAnsi="Times New Roman" w:cs="Times New Roman"/>
        </w:rPr>
        <w:t xml:space="preserve"> and set about getting ready to be a citizen of this city, however temporarily. He was amongst the early risers in his modest tunic</w:t>
      </w:r>
      <w:r w:rsidR="003C0D4C" w:rsidRPr="00082DC1">
        <w:rPr>
          <w:rFonts w:ascii="Times New Roman" w:hAnsi="Times New Roman" w:cs="Times New Roman"/>
        </w:rPr>
        <w:t xml:space="preserve">, belt and </w:t>
      </w:r>
      <w:r w:rsidRPr="00082DC1">
        <w:rPr>
          <w:rFonts w:ascii="Times New Roman" w:hAnsi="Times New Roman" w:cs="Times New Roman"/>
        </w:rPr>
        <w:t xml:space="preserve">wool trousers, not drawing attention as he </w:t>
      </w:r>
      <w:r w:rsidR="00902143" w:rsidRPr="00082DC1">
        <w:rPr>
          <w:rFonts w:ascii="Times New Roman" w:hAnsi="Times New Roman" w:cs="Times New Roman"/>
        </w:rPr>
        <w:t>wandered</w:t>
      </w:r>
      <w:r w:rsidRPr="00082DC1">
        <w:rPr>
          <w:rFonts w:ascii="Times New Roman" w:hAnsi="Times New Roman" w:cs="Times New Roman"/>
        </w:rPr>
        <w:t xml:space="preserve">. </w:t>
      </w:r>
      <w:r w:rsidR="003C0D4C" w:rsidRPr="00082DC1">
        <w:rPr>
          <w:rFonts w:ascii="Times New Roman" w:hAnsi="Times New Roman" w:cs="Times New Roman"/>
        </w:rPr>
        <w:t xml:space="preserve">He saw </w:t>
      </w:r>
      <w:r w:rsidRPr="00082DC1">
        <w:rPr>
          <w:rFonts w:ascii="Times New Roman" w:hAnsi="Times New Roman" w:cs="Times New Roman"/>
        </w:rPr>
        <w:t>the city bloom into life over the course of the morning. A stranger in a strange land</w:t>
      </w:r>
      <w:r w:rsidR="004C667B" w:rsidRPr="00082DC1">
        <w:rPr>
          <w:rFonts w:ascii="Times New Roman" w:hAnsi="Times New Roman" w:cs="Times New Roman"/>
        </w:rPr>
        <w:t>,</w:t>
      </w:r>
      <w:r w:rsidRPr="00082DC1">
        <w:rPr>
          <w:rFonts w:ascii="Times New Roman" w:hAnsi="Times New Roman" w:cs="Times New Roman"/>
        </w:rPr>
        <w:t xml:space="preserve"> he helped the citizens set up where he could</w:t>
      </w:r>
      <w:r w:rsidR="004C667B" w:rsidRPr="00082DC1">
        <w:rPr>
          <w:rFonts w:ascii="Times New Roman" w:hAnsi="Times New Roman" w:cs="Times New Roman"/>
        </w:rPr>
        <w:t xml:space="preserve"> and </w:t>
      </w:r>
      <w:r w:rsidRPr="00082DC1">
        <w:rPr>
          <w:rFonts w:ascii="Times New Roman" w:hAnsi="Times New Roman" w:cs="Times New Roman"/>
        </w:rPr>
        <w:t xml:space="preserve">momentarily </w:t>
      </w:r>
      <w:r w:rsidR="004C667B" w:rsidRPr="00082DC1">
        <w:rPr>
          <w:rFonts w:ascii="Times New Roman" w:hAnsi="Times New Roman" w:cs="Times New Roman"/>
        </w:rPr>
        <w:t>feel</w:t>
      </w:r>
      <w:r w:rsidRPr="00082DC1">
        <w:rPr>
          <w:rFonts w:ascii="Times New Roman" w:hAnsi="Times New Roman" w:cs="Times New Roman"/>
        </w:rPr>
        <w:t xml:space="preserve"> a part of the hive of the city folk, fading into the background of the tapestry. It warmed him in ways his </w:t>
      </w:r>
      <w:r w:rsidR="004C667B" w:rsidRPr="00082DC1">
        <w:rPr>
          <w:rFonts w:ascii="Times New Roman" w:hAnsi="Times New Roman" w:cs="Times New Roman"/>
        </w:rPr>
        <w:t>hearth-</w:t>
      </w:r>
      <w:r w:rsidRPr="00082DC1">
        <w:rPr>
          <w:rFonts w:ascii="Times New Roman" w:hAnsi="Times New Roman" w:cs="Times New Roman"/>
        </w:rPr>
        <w:t>fire could not.</w:t>
      </w:r>
    </w:p>
    <w:p w14:paraId="5F674750" w14:textId="4320C021" w:rsidR="00A6389F" w:rsidRPr="00082DC1" w:rsidRDefault="008A2C92" w:rsidP="00CC0FFF">
      <w:pPr>
        <w:spacing w:line="480" w:lineRule="auto"/>
        <w:rPr>
          <w:rFonts w:ascii="Times New Roman" w:hAnsi="Times New Roman" w:cs="Times New Roman"/>
        </w:rPr>
      </w:pPr>
      <w:r w:rsidRPr="00082DC1">
        <w:rPr>
          <w:rFonts w:ascii="Times New Roman" w:hAnsi="Times New Roman" w:cs="Times New Roman"/>
        </w:rPr>
        <w:t>A</w:t>
      </w:r>
      <w:r w:rsidR="00A6389F" w:rsidRPr="00082DC1">
        <w:rPr>
          <w:rFonts w:ascii="Times New Roman" w:hAnsi="Times New Roman" w:cs="Times New Roman"/>
        </w:rPr>
        <w:t xml:space="preserve">t noon </w:t>
      </w:r>
      <w:r w:rsidRPr="00082DC1">
        <w:rPr>
          <w:rFonts w:ascii="Times New Roman" w:hAnsi="Times New Roman" w:cs="Times New Roman"/>
        </w:rPr>
        <w:t>he broke his fast</w:t>
      </w:r>
      <w:r w:rsidR="00A6389F" w:rsidRPr="00082DC1">
        <w:rPr>
          <w:rFonts w:ascii="Times New Roman" w:hAnsi="Times New Roman" w:cs="Times New Roman"/>
        </w:rPr>
        <w:t xml:space="preserve"> </w:t>
      </w:r>
      <w:r w:rsidRPr="00082DC1">
        <w:rPr>
          <w:rFonts w:ascii="Times New Roman" w:hAnsi="Times New Roman" w:cs="Times New Roman"/>
        </w:rPr>
        <w:t xml:space="preserve">in the </w:t>
      </w:r>
      <w:r w:rsidR="00A6389F" w:rsidRPr="00082DC1">
        <w:rPr>
          <w:rFonts w:ascii="Times New Roman" w:hAnsi="Times New Roman" w:cs="Times New Roman"/>
        </w:rPr>
        <w:t>market square</w:t>
      </w:r>
      <w:r w:rsidRPr="00082DC1">
        <w:rPr>
          <w:rFonts w:ascii="Times New Roman" w:hAnsi="Times New Roman" w:cs="Times New Roman"/>
        </w:rPr>
        <w:t>, bedecked with food stalls</w:t>
      </w:r>
      <w:r w:rsidR="00A6389F" w:rsidRPr="00082DC1">
        <w:rPr>
          <w:rFonts w:ascii="Times New Roman" w:hAnsi="Times New Roman" w:cs="Times New Roman"/>
        </w:rPr>
        <w:t>. Cooks from all the restaurants</w:t>
      </w:r>
      <w:ins w:id="37" w:author="Emily Barrett" w:date="2026-01-30T12:33:00Z" w16du:dateUtc="2026-01-30T12:33:00Z">
        <w:r w:rsidR="00AE5699" w:rsidRPr="00082DC1">
          <w:rPr>
            <w:rFonts w:ascii="Times New Roman" w:hAnsi="Times New Roman" w:cs="Times New Roman"/>
          </w:rPr>
          <w:t xml:space="preserve"> in</w:t>
        </w:r>
      </w:ins>
      <w:r w:rsidR="00A6389F" w:rsidRPr="00082DC1">
        <w:rPr>
          <w:rFonts w:ascii="Times New Roman" w:hAnsi="Times New Roman" w:cs="Times New Roman"/>
        </w:rPr>
        <w:t xml:space="preserve"> town </w:t>
      </w:r>
      <w:r w:rsidR="00923652" w:rsidRPr="00082DC1">
        <w:rPr>
          <w:rFonts w:ascii="Times New Roman" w:hAnsi="Times New Roman" w:cs="Times New Roman"/>
        </w:rPr>
        <w:t>serving</w:t>
      </w:r>
      <w:r w:rsidR="00A6389F" w:rsidRPr="00082DC1">
        <w:rPr>
          <w:rFonts w:ascii="Times New Roman" w:hAnsi="Times New Roman" w:cs="Times New Roman"/>
        </w:rPr>
        <w:t xml:space="preserve"> </w:t>
      </w:r>
      <w:r w:rsidR="00923652" w:rsidRPr="00082DC1">
        <w:rPr>
          <w:rFonts w:ascii="Times New Roman" w:hAnsi="Times New Roman" w:cs="Times New Roman"/>
        </w:rPr>
        <w:t>the</w:t>
      </w:r>
      <w:r w:rsidR="00A6389F" w:rsidRPr="00082DC1">
        <w:rPr>
          <w:rFonts w:ascii="Times New Roman" w:hAnsi="Times New Roman" w:cs="Times New Roman"/>
        </w:rPr>
        <w:t xml:space="preserve"> </w:t>
      </w:r>
      <w:r w:rsidR="0033001A" w:rsidRPr="00082DC1">
        <w:rPr>
          <w:rFonts w:ascii="Times New Roman" w:hAnsi="Times New Roman" w:cs="Times New Roman"/>
        </w:rPr>
        <w:t>fare</w:t>
      </w:r>
      <w:r w:rsidR="00A6389F" w:rsidRPr="00082DC1">
        <w:rPr>
          <w:rFonts w:ascii="Times New Roman" w:hAnsi="Times New Roman" w:cs="Times New Roman"/>
        </w:rPr>
        <w:t xml:space="preserve"> of </w:t>
      </w:r>
      <w:r w:rsidR="0033001A" w:rsidRPr="00082DC1">
        <w:rPr>
          <w:rFonts w:ascii="Times New Roman" w:hAnsi="Times New Roman" w:cs="Times New Roman"/>
        </w:rPr>
        <w:t>countless</w:t>
      </w:r>
      <w:r w:rsidR="00A6389F" w:rsidRPr="00082DC1">
        <w:rPr>
          <w:rFonts w:ascii="Times New Roman" w:hAnsi="Times New Roman" w:cs="Times New Roman"/>
        </w:rPr>
        <w:t xml:space="preserve"> different peoples and places, from the farthest reaches of the Empire. </w:t>
      </w:r>
      <w:r w:rsidR="00014059" w:rsidRPr="00082DC1">
        <w:rPr>
          <w:rFonts w:ascii="Times New Roman" w:hAnsi="Times New Roman" w:cs="Times New Roman"/>
        </w:rPr>
        <w:t>At a stall he would</w:t>
      </w:r>
      <w:r w:rsidR="00A6389F" w:rsidRPr="00082DC1">
        <w:rPr>
          <w:rFonts w:ascii="Times New Roman" w:hAnsi="Times New Roman" w:cs="Times New Roman"/>
        </w:rPr>
        <w:t xml:space="preserve"> enga</w:t>
      </w:r>
      <w:r w:rsidR="00014059" w:rsidRPr="00082DC1">
        <w:rPr>
          <w:rFonts w:ascii="Times New Roman" w:hAnsi="Times New Roman" w:cs="Times New Roman"/>
        </w:rPr>
        <w:t>ge</w:t>
      </w:r>
      <w:r w:rsidR="00A6389F" w:rsidRPr="00082DC1">
        <w:rPr>
          <w:rFonts w:ascii="Times New Roman" w:hAnsi="Times New Roman" w:cs="Times New Roman"/>
        </w:rPr>
        <w:t xml:space="preserve"> the chef in conversation while he ate. He went in this way for a few hours</w:t>
      </w:r>
      <w:r w:rsidR="00014059" w:rsidRPr="00082DC1">
        <w:rPr>
          <w:rFonts w:ascii="Times New Roman" w:hAnsi="Times New Roman" w:cs="Times New Roman"/>
        </w:rPr>
        <w:t>, consuming</w:t>
      </w:r>
      <w:r w:rsidR="00A6389F" w:rsidRPr="00082DC1">
        <w:rPr>
          <w:rFonts w:ascii="Times New Roman" w:hAnsi="Times New Roman" w:cs="Times New Roman"/>
        </w:rPr>
        <w:t xml:space="preserve"> a cornucopia of food</w:t>
      </w:r>
      <w:r w:rsidR="00014059" w:rsidRPr="00082DC1">
        <w:rPr>
          <w:rFonts w:ascii="Times New Roman" w:hAnsi="Times New Roman" w:cs="Times New Roman"/>
        </w:rPr>
        <w:t xml:space="preserve"> and </w:t>
      </w:r>
      <w:r w:rsidR="00A6389F" w:rsidRPr="00082DC1">
        <w:rPr>
          <w:rFonts w:ascii="Times New Roman" w:hAnsi="Times New Roman" w:cs="Times New Roman"/>
        </w:rPr>
        <w:t xml:space="preserve">his conversations </w:t>
      </w:r>
      <w:r w:rsidR="0058185F" w:rsidRPr="00082DC1">
        <w:rPr>
          <w:rFonts w:ascii="Times New Roman" w:hAnsi="Times New Roman" w:cs="Times New Roman"/>
        </w:rPr>
        <w:t>painted</w:t>
      </w:r>
      <w:r w:rsidR="00A6389F" w:rsidRPr="00082DC1">
        <w:rPr>
          <w:rFonts w:ascii="Times New Roman" w:hAnsi="Times New Roman" w:cs="Times New Roman"/>
        </w:rPr>
        <w:t xml:space="preserve"> a mosaic of the </w:t>
      </w:r>
      <w:r w:rsidR="00014059" w:rsidRPr="00082DC1">
        <w:rPr>
          <w:rFonts w:ascii="Times New Roman" w:hAnsi="Times New Roman" w:cs="Times New Roman"/>
        </w:rPr>
        <w:t xml:space="preserve">city’s </w:t>
      </w:r>
      <w:r w:rsidR="009C60EF" w:rsidRPr="00082DC1">
        <w:rPr>
          <w:rFonts w:ascii="Times New Roman" w:hAnsi="Times New Roman" w:cs="Times New Roman"/>
        </w:rPr>
        <w:t>life</w:t>
      </w:r>
      <w:r w:rsidR="00A6389F" w:rsidRPr="00082DC1">
        <w:rPr>
          <w:rFonts w:ascii="Times New Roman" w:hAnsi="Times New Roman" w:cs="Times New Roman"/>
        </w:rPr>
        <w:t>. At one stall h</w:t>
      </w:r>
      <w:r w:rsidR="0057325A" w:rsidRPr="00082DC1">
        <w:rPr>
          <w:rFonts w:ascii="Times New Roman" w:hAnsi="Times New Roman" w:cs="Times New Roman"/>
        </w:rPr>
        <w:t xml:space="preserve">e ate </w:t>
      </w:r>
      <w:r w:rsidR="00A6389F" w:rsidRPr="00082DC1">
        <w:rPr>
          <w:rFonts w:ascii="Times New Roman" w:hAnsi="Times New Roman" w:cs="Times New Roman"/>
        </w:rPr>
        <w:t>chilli braised pork with a garlic and lime sauce over rice</w:t>
      </w:r>
      <w:r w:rsidR="00EB269D" w:rsidRPr="00082DC1">
        <w:rPr>
          <w:rFonts w:ascii="Times New Roman" w:hAnsi="Times New Roman" w:cs="Times New Roman"/>
        </w:rPr>
        <w:t>,</w:t>
      </w:r>
      <w:r w:rsidR="00A6389F" w:rsidRPr="00082DC1">
        <w:rPr>
          <w:rFonts w:ascii="Times New Roman" w:hAnsi="Times New Roman" w:cs="Times New Roman"/>
        </w:rPr>
        <w:t xml:space="preserve"> </w:t>
      </w:r>
      <w:r w:rsidR="00EB269D" w:rsidRPr="00082DC1">
        <w:rPr>
          <w:rFonts w:ascii="Times New Roman" w:hAnsi="Times New Roman" w:cs="Times New Roman"/>
        </w:rPr>
        <w:t>meeting</w:t>
      </w:r>
      <w:r w:rsidR="00A6389F" w:rsidRPr="00082DC1">
        <w:rPr>
          <w:rFonts w:ascii="Times New Roman" w:hAnsi="Times New Roman" w:cs="Times New Roman"/>
        </w:rPr>
        <w:t xml:space="preserve"> a particularly </w:t>
      </w:r>
      <w:r w:rsidR="00EB269D" w:rsidRPr="00082DC1">
        <w:rPr>
          <w:rFonts w:ascii="Times New Roman" w:hAnsi="Times New Roman" w:cs="Times New Roman"/>
        </w:rPr>
        <w:t>cantankerous</w:t>
      </w:r>
      <w:r w:rsidR="00A6389F" w:rsidRPr="00082DC1">
        <w:rPr>
          <w:rFonts w:ascii="Times New Roman" w:hAnsi="Times New Roman" w:cs="Times New Roman"/>
        </w:rPr>
        <w:t xml:space="preserve"> </w:t>
      </w:r>
      <w:r w:rsidR="00EB269D" w:rsidRPr="00082DC1">
        <w:rPr>
          <w:rFonts w:ascii="Times New Roman" w:hAnsi="Times New Roman" w:cs="Times New Roman"/>
        </w:rPr>
        <w:t>greybeard</w:t>
      </w:r>
      <w:r w:rsidR="00A6389F" w:rsidRPr="00082DC1">
        <w:rPr>
          <w:rFonts w:ascii="Times New Roman" w:hAnsi="Times New Roman" w:cs="Times New Roman"/>
        </w:rPr>
        <w:t xml:space="preserve"> from the </w:t>
      </w:r>
      <w:r w:rsidR="00A6389F" w:rsidRPr="00082DC1">
        <w:rPr>
          <w:rFonts w:ascii="Times New Roman" w:hAnsi="Times New Roman" w:cs="Times New Roman"/>
        </w:rPr>
        <w:lastRenderedPageBreak/>
        <w:t>south-east</w:t>
      </w:r>
      <w:r w:rsidR="00EB269D" w:rsidRPr="00082DC1">
        <w:rPr>
          <w:rFonts w:ascii="Times New Roman" w:hAnsi="Times New Roman" w:cs="Times New Roman"/>
        </w:rPr>
        <w:t>ern regions of the continent</w:t>
      </w:r>
      <w:r w:rsidR="00A6389F" w:rsidRPr="00082DC1">
        <w:rPr>
          <w:rFonts w:ascii="Times New Roman" w:hAnsi="Times New Roman" w:cs="Times New Roman"/>
        </w:rPr>
        <w:t>. "You may not remember-maybe you do</w:t>
      </w:r>
      <w:r w:rsidR="00D87200" w:rsidRPr="00082DC1">
        <w:rPr>
          <w:rFonts w:ascii="Times New Roman" w:hAnsi="Times New Roman" w:cs="Times New Roman"/>
        </w:rPr>
        <w:t>. H</w:t>
      </w:r>
      <w:r w:rsidR="00A6389F" w:rsidRPr="00082DC1">
        <w:rPr>
          <w:rFonts w:ascii="Times New Roman" w:hAnsi="Times New Roman" w:cs="Times New Roman"/>
        </w:rPr>
        <w:t>ow old are you boy?"</w:t>
      </w:r>
    </w:p>
    <w:p w14:paraId="61F36FBB" w14:textId="7B5372B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804A6B" w:rsidRPr="00082DC1">
        <w:rPr>
          <w:rFonts w:ascii="Times New Roman" w:hAnsi="Times New Roman" w:cs="Times New Roman"/>
        </w:rPr>
        <w:t>Fifteen</w:t>
      </w:r>
      <w:ins w:id="38" w:author="Emily Barrett" w:date="2026-01-30T12:34:00Z" w16du:dateUtc="2026-01-30T12:34:00Z">
        <w:r w:rsidR="000E4643" w:rsidRPr="00082DC1">
          <w:rPr>
            <w:rFonts w:ascii="Times New Roman" w:hAnsi="Times New Roman" w:cs="Times New Roman"/>
          </w:rPr>
          <w:t>,</w:t>
        </w:r>
      </w:ins>
      <w:r w:rsidRPr="00082DC1">
        <w:rPr>
          <w:rFonts w:ascii="Times New Roman" w:hAnsi="Times New Roman" w:cs="Times New Roman"/>
        </w:rPr>
        <w:t>"</w:t>
      </w:r>
      <w:del w:id="39" w:author="Emily Barrett" w:date="2026-01-30T12:34:00Z" w16du:dateUtc="2026-01-30T12:34:00Z">
        <w:r w:rsidRPr="00082DC1" w:rsidDel="000E4643">
          <w:rPr>
            <w:rFonts w:ascii="Times New Roman" w:hAnsi="Times New Roman" w:cs="Times New Roman"/>
          </w:rPr>
          <w:delText>,</w:delText>
        </w:r>
      </w:del>
      <w:r w:rsidRPr="00082DC1">
        <w:rPr>
          <w:rFonts w:ascii="Times New Roman" w:hAnsi="Times New Roman" w:cs="Times New Roman"/>
        </w:rPr>
        <w:t xml:space="preserve"> replied the Amateur.</w:t>
      </w:r>
    </w:p>
    <w:p w14:paraId="468029CD" w14:textId="2F36979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"Naw you wouldn't have been around I reckon...</w:t>
      </w:r>
      <w:r w:rsidR="00FA522D" w:rsidRPr="00082DC1">
        <w:rPr>
          <w:rFonts w:ascii="Times New Roman" w:hAnsi="Times New Roman" w:cs="Times New Roman"/>
        </w:rPr>
        <w:t>W</w:t>
      </w:r>
      <w:r w:rsidRPr="00082DC1">
        <w:rPr>
          <w:rFonts w:ascii="Times New Roman" w:hAnsi="Times New Roman" w:cs="Times New Roman"/>
        </w:rPr>
        <w:t xml:space="preserve">ell anyway it used to be that you could get about a mile out of </w:t>
      </w:r>
      <w:r w:rsidR="00D87200" w:rsidRPr="00082DC1">
        <w:rPr>
          <w:rFonts w:ascii="Times New Roman" w:hAnsi="Times New Roman" w:cs="Times New Roman"/>
        </w:rPr>
        <w:t>town</w:t>
      </w:r>
      <w:r w:rsidRPr="00082DC1">
        <w:rPr>
          <w:rFonts w:ascii="Times New Roman" w:hAnsi="Times New Roman" w:cs="Times New Roman"/>
        </w:rPr>
        <w:t xml:space="preserve"> and be up to your front teeth in boar of all shapes and sizes. Children, mothers and fathers all with a slightly different taste</w:t>
      </w:r>
      <w:r w:rsidR="00D87200" w:rsidRPr="00082DC1">
        <w:rPr>
          <w:rFonts w:ascii="Times New Roman" w:hAnsi="Times New Roman" w:cs="Times New Roman"/>
        </w:rPr>
        <w:t>.</w:t>
      </w:r>
      <w:r w:rsidRPr="00082DC1">
        <w:rPr>
          <w:rFonts w:ascii="Times New Roman" w:hAnsi="Times New Roman" w:cs="Times New Roman"/>
        </w:rPr>
        <w:t xml:space="preserve"> </w:t>
      </w:r>
      <w:r w:rsidR="00D87200" w:rsidRPr="00082DC1">
        <w:rPr>
          <w:rFonts w:ascii="Times New Roman" w:hAnsi="Times New Roman" w:cs="Times New Roman"/>
        </w:rPr>
        <w:t>T</w:t>
      </w:r>
      <w:r w:rsidRPr="00082DC1">
        <w:rPr>
          <w:rFonts w:ascii="Times New Roman" w:hAnsi="Times New Roman" w:cs="Times New Roman"/>
        </w:rPr>
        <w:t>hose were the days!"</w:t>
      </w:r>
    </w:p>
    <w:p w14:paraId="3DD07AD5"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"Was this where you grew up?"</w:t>
      </w:r>
    </w:p>
    <w:p w14:paraId="020523A9" w14:textId="15CF452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"Of course! Surely you have heard of the town of Suwer</w:t>
      </w:r>
      <w:r w:rsidR="006D2CBB" w:rsidRPr="00082DC1">
        <w:rPr>
          <w:rFonts w:ascii="Times New Roman" w:hAnsi="Times New Roman" w:cs="Times New Roman"/>
        </w:rPr>
        <w:t>, best pork in the land!</w:t>
      </w:r>
      <w:r w:rsidRPr="00082DC1">
        <w:rPr>
          <w:rFonts w:ascii="Times New Roman" w:hAnsi="Times New Roman" w:cs="Times New Roman"/>
        </w:rPr>
        <w:t>" The Amateur shook his head in response, chewing on a succulent chunk of</w:t>
      </w:r>
      <w:r w:rsidR="006D2CBB" w:rsidRPr="00082DC1">
        <w:rPr>
          <w:rFonts w:ascii="Times New Roman" w:hAnsi="Times New Roman" w:cs="Times New Roman"/>
        </w:rPr>
        <w:t xml:space="preserve"> </w:t>
      </w:r>
      <w:r w:rsidR="00B316B9" w:rsidRPr="00082DC1">
        <w:rPr>
          <w:rFonts w:ascii="Times New Roman" w:hAnsi="Times New Roman" w:cs="Times New Roman"/>
        </w:rPr>
        <w:t>meat</w:t>
      </w:r>
      <w:r w:rsidRPr="00082DC1">
        <w:rPr>
          <w:rFonts w:ascii="Times New Roman" w:hAnsi="Times New Roman" w:cs="Times New Roman"/>
        </w:rPr>
        <w:t>.</w:t>
      </w:r>
    </w:p>
    <w:p w14:paraId="1A35BB8D"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"Maybe that ain't so surprising, it has gone to the dogs."</w:t>
      </w:r>
    </w:p>
    <w:p w14:paraId="1A68C9B3" w14:textId="6E886BB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"What </w:t>
      </w:r>
      <w:r w:rsidR="00FE7F7B" w:rsidRPr="00082DC1">
        <w:rPr>
          <w:rFonts w:ascii="Times New Roman" w:hAnsi="Times New Roman" w:cs="Times New Roman"/>
        </w:rPr>
        <w:t>do you mean</w:t>
      </w:r>
      <w:r w:rsidRPr="00082DC1">
        <w:rPr>
          <w:rFonts w:ascii="Times New Roman" w:hAnsi="Times New Roman" w:cs="Times New Roman"/>
        </w:rPr>
        <w:t>?"</w:t>
      </w:r>
    </w:p>
    <w:p w14:paraId="410E885B" w14:textId="3E08510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"Why the Empress happened to it, like some great banshee cried havoc and plague. If you found my </w:t>
      </w:r>
      <w:r w:rsidR="00B316B9" w:rsidRPr="00082DC1">
        <w:rPr>
          <w:rFonts w:ascii="Times New Roman" w:hAnsi="Times New Roman" w:cs="Times New Roman"/>
        </w:rPr>
        <w:t>food</w:t>
      </w:r>
      <w:r w:rsidRPr="00082DC1">
        <w:rPr>
          <w:rFonts w:ascii="Times New Roman" w:hAnsi="Times New Roman" w:cs="Times New Roman"/>
        </w:rPr>
        <w:t xml:space="preserve"> expensive thank </w:t>
      </w:r>
      <w:r w:rsidR="00FE7F7B" w:rsidRPr="00082DC1">
        <w:rPr>
          <w:rFonts w:ascii="Times New Roman" w:hAnsi="Times New Roman" w:cs="Times New Roman"/>
        </w:rPr>
        <w:t>H</w:t>
      </w:r>
      <w:r w:rsidRPr="00082DC1">
        <w:rPr>
          <w:rFonts w:ascii="Times New Roman" w:hAnsi="Times New Roman" w:cs="Times New Roman"/>
        </w:rPr>
        <w:t>er</w:t>
      </w:r>
      <w:r w:rsidR="00FE7F7B" w:rsidRPr="00082DC1">
        <w:rPr>
          <w:rFonts w:ascii="Times New Roman" w:hAnsi="Times New Roman" w:cs="Times New Roman"/>
        </w:rPr>
        <w:t>,</w:t>
      </w:r>
      <w:r w:rsidRPr="00082DC1">
        <w:rPr>
          <w:rFonts w:ascii="Times New Roman" w:hAnsi="Times New Roman" w:cs="Times New Roman"/>
        </w:rPr>
        <w:t xml:space="preserve"> the Eminent bitch!"</w:t>
      </w:r>
    </w:p>
    <w:p w14:paraId="6591EAF7" w14:textId="11E76BA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"It</w:t>
      </w:r>
      <w:r w:rsidR="00B316B9" w:rsidRPr="00082DC1">
        <w:rPr>
          <w:rFonts w:ascii="Times New Roman" w:hAnsi="Times New Roman" w:cs="Times New Roman"/>
        </w:rPr>
        <w:t>’s</w:t>
      </w:r>
      <w:r w:rsidRPr="00082DC1">
        <w:rPr>
          <w:rFonts w:ascii="Times New Roman" w:hAnsi="Times New Roman" w:cs="Times New Roman"/>
        </w:rPr>
        <w:t xml:space="preserve"> not so unreasonably priced</w:t>
      </w:r>
      <w:r w:rsidR="00FE7F7B" w:rsidRPr="00082DC1">
        <w:rPr>
          <w:rFonts w:ascii="Times New Roman" w:hAnsi="Times New Roman" w:cs="Times New Roman"/>
        </w:rPr>
        <w:t>, and</w:t>
      </w:r>
      <w:r w:rsidRPr="00082DC1">
        <w:rPr>
          <w:rFonts w:ascii="Times New Roman" w:hAnsi="Times New Roman" w:cs="Times New Roman"/>
        </w:rPr>
        <w:t xml:space="preserve"> I</w:t>
      </w:r>
      <w:r w:rsidR="00FE7F7B" w:rsidRPr="00082DC1">
        <w:rPr>
          <w:rFonts w:ascii="Times New Roman" w:hAnsi="Times New Roman" w:cs="Times New Roman"/>
        </w:rPr>
        <w:t>’</w:t>
      </w:r>
      <w:r w:rsidRPr="00082DC1">
        <w:rPr>
          <w:rFonts w:ascii="Times New Roman" w:hAnsi="Times New Roman" w:cs="Times New Roman"/>
        </w:rPr>
        <w:t>m not sure what the Empress has to do with it</w:t>
      </w:r>
      <w:ins w:id="40" w:author="Emily Barrett" w:date="2026-01-30T12:35:00Z" w16du:dateUtc="2026-01-30T12:35:00Z">
        <w:r w:rsidR="005A1419" w:rsidRPr="00082DC1">
          <w:rPr>
            <w:rFonts w:ascii="Times New Roman" w:hAnsi="Times New Roman" w:cs="Times New Roman"/>
          </w:rPr>
          <w:t>,</w:t>
        </w:r>
      </w:ins>
      <w:r w:rsidRPr="00082DC1">
        <w:rPr>
          <w:rFonts w:ascii="Times New Roman" w:hAnsi="Times New Roman" w:cs="Times New Roman"/>
        </w:rPr>
        <w:t>" replied the boy, a little defensively though annoyed at his instinctive loyalty.</w:t>
      </w:r>
    </w:p>
    <w:p w14:paraId="13A961FF" w14:textId="31DC745B" w:rsidR="005A1419" w:rsidRPr="00082DC1" w:rsidRDefault="00A6389F" w:rsidP="00CC0FFF">
      <w:pPr>
        <w:spacing w:line="480" w:lineRule="auto"/>
        <w:rPr>
          <w:ins w:id="41" w:author="Emily Barrett" w:date="2026-01-30T12:35:00Z" w16du:dateUtc="2026-01-30T12:35:00Z"/>
          <w:rFonts w:ascii="Times New Roman" w:hAnsi="Times New Roman" w:cs="Times New Roman"/>
        </w:rPr>
      </w:pPr>
      <w:r w:rsidRPr="00082DC1">
        <w:rPr>
          <w:rFonts w:ascii="Times New Roman" w:hAnsi="Times New Roman" w:cs="Times New Roman"/>
        </w:rPr>
        <w:t>"Why</w:t>
      </w:r>
      <w:r w:rsidR="00796AF3" w:rsidRPr="00082DC1">
        <w:rPr>
          <w:rFonts w:ascii="Times New Roman" w:hAnsi="Times New Roman" w:cs="Times New Roman"/>
        </w:rPr>
        <w:t>,</w:t>
      </w:r>
      <w:r w:rsidRPr="00082DC1">
        <w:rPr>
          <w:rFonts w:ascii="Times New Roman" w:hAnsi="Times New Roman" w:cs="Times New Roman"/>
        </w:rPr>
        <w:t xml:space="preserve"> the boars lad! Her men and women came in talking invasive species this and culling that. Nary a hairy piglet you'll see out in the scrubland</w:t>
      </w:r>
      <w:r w:rsidR="005C5D71" w:rsidRPr="00082DC1">
        <w:rPr>
          <w:rFonts w:ascii="Times New Roman" w:hAnsi="Times New Roman" w:cs="Times New Roman"/>
        </w:rPr>
        <w:t xml:space="preserve"> now</w:t>
      </w:r>
      <w:r w:rsidRPr="00082DC1">
        <w:rPr>
          <w:rFonts w:ascii="Times New Roman" w:hAnsi="Times New Roman" w:cs="Times New Roman"/>
        </w:rPr>
        <w:t>. All imported</w:t>
      </w:r>
      <w:ins w:id="42" w:author="Emily Barrett" w:date="2026-01-30T12:35:00Z" w16du:dateUtc="2026-01-30T12:35:00Z">
        <w:r w:rsidR="005A1419" w:rsidRPr="00082DC1">
          <w:rPr>
            <w:rFonts w:ascii="Times New Roman" w:hAnsi="Times New Roman" w:cs="Times New Roman"/>
          </w:rPr>
          <w:t>,</w:t>
        </w:r>
      </w:ins>
      <w:r w:rsidRPr="00082DC1">
        <w:rPr>
          <w:rFonts w:ascii="Times New Roman" w:hAnsi="Times New Roman" w:cs="Times New Roman"/>
        </w:rPr>
        <w:t xml:space="preserve">" and he shook his head at the nature of taxation, </w:t>
      </w:r>
      <w:r w:rsidR="006112D2" w:rsidRPr="00082DC1">
        <w:rPr>
          <w:rFonts w:ascii="Times New Roman" w:hAnsi="Times New Roman" w:cs="Times New Roman"/>
        </w:rPr>
        <w:t xml:space="preserve">grumbling </w:t>
      </w:r>
      <w:r w:rsidRPr="00082DC1">
        <w:rPr>
          <w:rFonts w:ascii="Times New Roman" w:hAnsi="Times New Roman" w:cs="Times New Roman"/>
        </w:rPr>
        <w:t xml:space="preserve">at the injustice. </w:t>
      </w:r>
    </w:p>
    <w:p w14:paraId="15672444" w14:textId="77777777" w:rsidR="00F733C8" w:rsidRPr="00082DC1" w:rsidRDefault="00A6389F" w:rsidP="00CC0FFF">
      <w:pPr>
        <w:spacing w:line="480" w:lineRule="auto"/>
        <w:rPr>
          <w:ins w:id="43" w:author="Emily Barrett" w:date="2026-01-30T12:36:00Z" w16du:dateUtc="2026-01-30T12:36:00Z"/>
          <w:rFonts w:ascii="Times New Roman" w:hAnsi="Times New Roman" w:cs="Times New Roman"/>
        </w:rPr>
      </w:pPr>
      <w:r w:rsidRPr="00082DC1">
        <w:rPr>
          <w:rFonts w:ascii="Times New Roman" w:hAnsi="Times New Roman" w:cs="Times New Roman"/>
        </w:rPr>
        <w:t>Not knowing how to respond the boy continued to eat his food in silence. After some time he offered "I think your food is delicious, regardless of how expensive it was I would pay for a bowl of this rice and pork</w:t>
      </w:r>
      <w:r w:rsidR="00FD1601" w:rsidRPr="00082DC1">
        <w:rPr>
          <w:rFonts w:ascii="Times New Roman" w:hAnsi="Times New Roman" w:cs="Times New Roman"/>
        </w:rPr>
        <w:t xml:space="preserve"> any time</w:t>
      </w:r>
      <w:r w:rsidRPr="00082DC1">
        <w:rPr>
          <w:rFonts w:ascii="Times New Roman" w:hAnsi="Times New Roman" w:cs="Times New Roman"/>
        </w:rPr>
        <w:t xml:space="preserve">!" </w:t>
      </w:r>
    </w:p>
    <w:p w14:paraId="7BE24DF7" w14:textId="35F94E88" w:rsidR="00B915A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The </w:t>
      </w:r>
      <w:r w:rsidR="00FD1601" w:rsidRPr="00082DC1">
        <w:rPr>
          <w:rFonts w:ascii="Times New Roman" w:hAnsi="Times New Roman" w:cs="Times New Roman"/>
        </w:rPr>
        <w:t>chef rumbled with laughter</w:t>
      </w:r>
      <w:r w:rsidRPr="00082DC1">
        <w:rPr>
          <w:rFonts w:ascii="Times New Roman" w:hAnsi="Times New Roman" w:cs="Times New Roman"/>
        </w:rPr>
        <w:t xml:space="preserve"> which issued down from his cumulous brow through </w:t>
      </w:r>
      <w:r w:rsidR="007E7B18" w:rsidRPr="00082DC1">
        <w:rPr>
          <w:rFonts w:ascii="Times New Roman" w:hAnsi="Times New Roman" w:cs="Times New Roman"/>
        </w:rPr>
        <w:t>the</w:t>
      </w:r>
      <w:r w:rsidRPr="00082DC1">
        <w:rPr>
          <w:rFonts w:ascii="Times New Roman" w:hAnsi="Times New Roman" w:cs="Times New Roman"/>
        </w:rPr>
        <w:t xml:space="preserve"> grey</w:t>
      </w:r>
      <w:r w:rsidR="007E7B18" w:rsidRPr="00082DC1">
        <w:rPr>
          <w:rFonts w:ascii="Times New Roman" w:hAnsi="Times New Roman" w:cs="Times New Roman"/>
        </w:rPr>
        <w:t xml:space="preserve"> </w:t>
      </w:r>
      <w:r w:rsidRPr="00082DC1">
        <w:rPr>
          <w:rFonts w:ascii="Times New Roman" w:hAnsi="Times New Roman" w:cs="Times New Roman"/>
        </w:rPr>
        <w:t>blue portals of his eyes. "Good lad, good lad! Of course that is what is most important, the simple connection of food. No amount of Imperial decree can get in the way of that!" The</w:t>
      </w:r>
      <w:r w:rsidR="00C809C2" w:rsidRPr="00082DC1">
        <w:rPr>
          <w:rFonts w:ascii="Times New Roman" w:hAnsi="Times New Roman" w:cs="Times New Roman"/>
        </w:rPr>
        <w:t xml:space="preserve"> man stared at him for a while</w:t>
      </w:r>
      <w:r w:rsidRPr="00082DC1">
        <w:rPr>
          <w:rFonts w:ascii="Times New Roman" w:hAnsi="Times New Roman" w:cs="Times New Roman"/>
        </w:rPr>
        <w:t>,</w:t>
      </w:r>
      <w:r w:rsidR="00C809C2" w:rsidRPr="00082DC1">
        <w:rPr>
          <w:rFonts w:ascii="Times New Roman" w:hAnsi="Times New Roman" w:cs="Times New Roman"/>
        </w:rPr>
        <w:t xml:space="preserve"> unnoticed </w:t>
      </w:r>
      <w:r w:rsidR="007B5EEB" w:rsidRPr="00082DC1">
        <w:rPr>
          <w:rFonts w:ascii="Times New Roman" w:hAnsi="Times New Roman" w:cs="Times New Roman"/>
        </w:rPr>
        <w:t xml:space="preserve">but </w:t>
      </w:r>
      <w:r w:rsidR="00C809C2" w:rsidRPr="00082DC1">
        <w:rPr>
          <w:rFonts w:ascii="Times New Roman" w:hAnsi="Times New Roman" w:cs="Times New Roman"/>
        </w:rPr>
        <w:t>with</w:t>
      </w:r>
      <w:r w:rsidRPr="00082DC1">
        <w:rPr>
          <w:rFonts w:ascii="Times New Roman" w:hAnsi="Times New Roman" w:cs="Times New Roman"/>
        </w:rPr>
        <w:t xml:space="preserve"> a childish </w:t>
      </w:r>
      <w:r w:rsidR="00C809C2" w:rsidRPr="00082DC1">
        <w:rPr>
          <w:rFonts w:ascii="Times New Roman" w:hAnsi="Times New Roman" w:cs="Times New Roman"/>
        </w:rPr>
        <w:t>gleam in his eye</w:t>
      </w:r>
      <w:r w:rsidRPr="00082DC1">
        <w:rPr>
          <w:rFonts w:ascii="Times New Roman" w:hAnsi="Times New Roman" w:cs="Times New Roman"/>
        </w:rPr>
        <w:t xml:space="preserve">. "Say, how about you meet me and a few of the fellas at </w:t>
      </w:r>
      <w:r w:rsidR="00C809C2" w:rsidRPr="00082DC1">
        <w:rPr>
          <w:rFonts w:ascii="Times New Roman" w:hAnsi="Times New Roman" w:cs="Times New Roman"/>
        </w:rPr>
        <w:t>T</w:t>
      </w:r>
      <w:r w:rsidRPr="00082DC1">
        <w:rPr>
          <w:rFonts w:ascii="Times New Roman" w:hAnsi="Times New Roman" w:cs="Times New Roman"/>
        </w:rPr>
        <w:t xml:space="preserve">he Broodmare for a meal and a drink tomorrow night?" </w:t>
      </w:r>
    </w:p>
    <w:p w14:paraId="32AE7613" w14:textId="1C62914A" w:rsidR="00B915AF" w:rsidRPr="00082DC1" w:rsidRDefault="00B915AF" w:rsidP="00CC0FFF">
      <w:pPr>
        <w:spacing w:line="480" w:lineRule="auto"/>
        <w:rPr>
          <w:rFonts w:ascii="Times New Roman" w:hAnsi="Times New Roman" w:cs="Times New Roman"/>
        </w:rPr>
      </w:pPr>
      <w:r w:rsidRPr="00082DC1">
        <w:rPr>
          <w:rFonts w:ascii="Times New Roman" w:hAnsi="Times New Roman" w:cs="Times New Roman"/>
        </w:rPr>
        <w:t xml:space="preserve">“Why not! </w:t>
      </w:r>
      <w:r w:rsidR="00065E8F" w:rsidRPr="00082DC1">
        <w:rPr>
          <w:rFonts w:ascii="Times New Roman" w:hAnsi="Times New Roman" w:cs="Times New Roman"/>
        </w:rPr>
        <w:t xml:space="preserve">I confess I’ve been around the city </w:t>
      </w:r>
      <w:proofErr w:type="gramStart"/>
      <w:r w:rsidR="00763EB6" w:rsidRPr="00082DC1">
        <w:rPr>
          <w:rFonts w:ascii="Times New Roman" w:hAnsi="Times New Roman" w:cs="Times New Roman"/>
        </w:rPr>
        <w:t>people</w:t>
      </w:r>
      <w:r w:rsidR="00633FE9" w:rsidRPr="00082DC1">
        <w:rPr>
          <w:rFonts w:ascii="Times New Roman" w:hAnsi="Times New Roman" w:cs="Times New Roman"/>
        </w:rPr>
        <w:t>,</w:t>
      </w:r>
      <w:r w:rsidR="00065E8F" w:rsidRPr="00082DC1">
        <w:rPr>
          <w:rFonts w:ascii="Times New Roman" w:hAnsi="Times New Roman" w:cs="Times New Roman"/>
        </w:rPr>
        <w:t xml:space="preserve"> but</w:t>
      </w:r>
      <w:proofErr w:type="gramEnd"/>
      <w:r w:rsidR="00065E8F" w:rsidRPr="00082DC1">
        <w:rPr>
          <w:rFonts w:ascii="Times New Roman" w:hAnsi="Times New Roman" w:cs="Times New Roman"/>
        </w:rPr>
        <w:t xml:space="preserve"> </w:t>
      </w:r>
      <w:r w:rsidR="004E7F1E" w:rsidRPr="00082DC1">
        <w:rPr>
          <w:rFonts w:ascii="Times New Roman" w:hAnsi="Times New Roman" w:cs="Times New Roman"/>
        </w:rPr>
        <w:t>not had the privilege to sit down at a meal</w:t>
      </w:r>
      <w:r w:rsidR="00763EB6" w:rsidRPr="00082DC1">
        <w:rPr>
          <w:rFonts w:ascii="Times New Roman" w:hAnsi="Times New Roman" w:cs="Times New Roman"/>
        </w:rPr>
        <w:t xml:space="preserve"> in good company</w:t>
      </w:r>
      <w:r w:rsidR="00065E8F" w:rsidRPr="00082DC1">
        <w:rPr>
          <w:rFonts w:ascii="Times New Roman" w:hAnsi="Times New Roman" w:cs="Times New Roman"/>
        </w:rPr>
        <w:t>.”</w:t>
      </w:r>
      <w:r w:rsidR="00345782" w:rsidRPr="00082DC1">
        <w:rPr>
          <w:rFonts w:ascii="Times New Roman" w:hAnsi="Times New Roman" w:cs="Times New Roman"/>
        </w:rPr>
        <w:t xml:space="preserve"> As soon as he had said it he was surprised by his own candour, but he tried to suppress his trepidation.</w:t>
      </w:r>
    </w:p>
    <w:p w14:paraId="381B4004" w14:textId="25DB6800" w:rsidR="00345782"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"Good lad, see you tomorrow!"</w:t>
      </w:r>
    </w:p>
    <w:p w14:paraId="2FF21216" w14:textId="77777777" w:rsidR="00345782" w:rsidRPr="00082DC1" w:rsidRDefault="00345782" w:rsidP="00CC0FFF">
      <w:pPr>
        <w:spacing w:line="480" w:lineRule="auto"/>
        <w:rPr>
          <w:rFonts w:ascii="Times New Roman" w:hAnsi="Times New Roman" w:cs="Times New Roman"/>
        </w:rPr>
      </w:pPr>
      <w:r w:rsidRPr="00082DC1">
        <w:rPr>
          <w:rFonts w:ascii="Times New Roman" w:hAnsi="Times New Roman" w:cs="Times New Roman"/>
        </w:rPr>
        <w:t>“See you.”</w:t>
      </w:r>
    </w:p>
    <w:p w14:paraId="3462791C" w14:textId="2AD9791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That night lying in bed certain suspicions arose about the nature of the old man's invite. The Amateur lacked even a name to put to the </w:t>
      </w:r>
      <w:r w:rsidR="00633BBA" w:rsidRPr="00082DC1">
        <w:rPr>
          <w:rFonts w:ascii="Times New Roman" w:hAnsi="Times New Roman" w:cs="Times New Roman"/>
        </w:rPr>
        <w:t>face,</w:t>
      </w:r>
      <w:r w:rsidR="00661383" w:rsidRPr="00082DC1">
        <w:rPr>
          <w:rFonts w:ascii="Times New Roman" w:hAnsi="Times New Roman" w:cs="Times New Roman"/>
        </w:rPr>
        <w:t xml:space="preserve"> and</w:t>
      </w:r>
      <w:r w:rsidR="00B72435" w:rsidRPr="00082DC1">
        <w:rPr>
          <w:rFonts w:ascii="Times New Roman" w:hAnsi="Times New Roman" w:cs="Times New Roman"/>
        </w:rPr>
        <w:t xml:space="preserve"> </w:t>
      </w:r>
      <w:r w:rsidR="00661383" w:rsidRPr="00082DC1">
        <w:rPr>
          <w:rFonts w:ascii="Times New Roman" w:hAnsi="Times New Roman" w:cs="Times New Roman"/>
        </w:rPr>
        <w:t>h</w:t>
      </w:r>
      <w:r w:rsidR="00B72435" w:rsidRPr="00082DC1">
        <w:rPr>
          <w:rFonts w:ascii="Times New Roman" w:hAnsi="Times New Roman" w:cs="Times New Roman"/>
        </w:rPr>
        <w:t xml:space="preserve">e had not had the chance to be </w:t>
      </w:r>
      <w:r w:rsidR="00B8483E" w:rsidRPr="00082DC1">
        <w:rPr>
          <w:rFonts w:ascii="Times New Roman" w:hAnsi="Times New Roman" w:cs="Times New Roman"/>
        </w:rPr>
        <w:t>honest about his</w:t>
      </w:r>
      <w:r w:rsidR="003A0490" w:rsidRPr="00082DC1">
        <w:rPr>
          <w:rFonts w:ascii="Times New Roman" w:hAnsi="Times New Roman" w:cs="Times New Roman"/>
        </w:rPr>
        <w:t xml:space="preserve"> purpose in the city</w:t>
      </w:r>
      <w:r w:rsidRPr="00082DC1">
        <w:rPr>
          <w:rFonts w:ascii="Times New Roman" w:hAnsi="Times New Roman" w:cs="Times New Roman"/>
        </w:rPr>
        <w:t>. There were also the budding rumours of petty rebellion which he had been privy to the night before rearing up in his thoughts like black waves. The boy did not wish to b</w:t>
      </w:r>
      <w:r w:rsidR="00633BBA" w:rsidRPr="00082DC1">
        <w:rPr>
          <w:rFonts w:ascii="Times New Roman" w:hAnsi="Times New Roman" w:cs="Times New Roman"/>
        </w:rPr>
        <w:t>e a part of any messages sent. He resolved to not carry his commission letter the following night.</w:t>
      </w:r>
      <w:r w:rsidRPr="00082DC1">
        <w:rPr>
          <w:rFonts w:ascii="Times New Roman" w:hAnsi="Times New Roman" w:cs="Times New Roman"/>
        </w:rPr>
        <w:t xml:space="preserve"> From the conversations of the </w:t>
      </w:r>
      <w:r w:rsidR="00633BBA" w:rsidRPr="00082DC1">
        <w:rPr>
          <w:rFonts w:ascii="Times New Roman" w:hAnsi="Times New Roman" w:cs="Times New Roman"/>
        </w:rPr>
        <w:t>day,</w:t>
      </w:r>
      <w:r w:rsidRPr="00082DC1">
        <w:rPr>
          <w:rFonts w:ascii="Times New Roman" w:hAnsi="Times New Roman" w:cs="Times New Roman"/>
        </w:rPr>
        <w:t xml:space="preserve"> he had gleaned a simmering frustration with some of the Empire's policies which had taken </w:t>
      </w:r>
      <w:r w:rsidR="00AD5D4C" w:rsidRPr="00082DC1">
        <w:rPr>
          <w:rFonts w:ascii="Times New Roman" w:hAnsi="Times New Roman" w:cs="Times New Roman"/>
        </w:rPr>
        <w:t>part</w:t>
      </w:r>
      <w:r w:rsidRPr="00082DC1">
        <w:rPr>
          <w:rFonts w:ascii="Times New Roman" w:hAnsi="Times New Roman" w:cs="Times New Roman"/>
        </w:rPr>
        <w:t xml:space="preserve"> of the lustre out of Bryton's </w:t>
      </w:r>
      <w:r w:rsidR="00633BBA" w:rsidRPr="00082DC1">
        <w:rPr>
          <w:rFonts w:ascii="Times New Roman" w:hAnsi="Times New Roman" w:cs="Times New Roman"/>
        </w:rPr>
        <w:t>renowned culinary industry</w:t>
      </w:r>
      <w:r w:rsidRPr="00082DC1">
        <w:rPr>
          <w:rFonts w:ascii="Times New Roman" w:hAnsi="Times New Roman" w:cs="Times New Roman"/>
        </w:rPr>
        <w:t xml:space="preserve">. </w:t>
      </w:r>
      <w:r w:rsidR="00633BBA" w:rsidRPr="00082DC1">
        <w:rPr>
          <w:rFonts w:ascii="Times New Roman" w:hAnsi="Times New Roman" w:cs="Times New Roman"/>
        </w:rPr>
        <w:t>S</w:t>
      </w:r>
      <w:r w:rsidRPr="00082DC1">
        <w:rPr>
          <w:rFonts w:ascii="Times New Roman" w:hAnsi="Times New Roman" w:cs="Times New Roman"/>
        </w:rPr>
        <w:t xml:space="preserve">carcer </w:t>
      </w:r>
      <w:r w:rsidR="00633BBA" w:rsidRPr="00082DC1">
        <w:rPr>
          <w:rFonts w:ascii="Times New Roman" w:hAnsi="Times New Roman" w:cs="Times New Roman"/>
        </w:rPr>
        <w:t xml:space="preserve">ingredients </w:t>
      </w:r>
      <w:r w:rsidRPr="00082DC1">
        <w:rPr>
          <w:rFonts w:ascii="Times New Roman" w:hAnsi="Times New Roman" w:cs="Times New Roman"/>
        </w:rPr>
        <w:t>and competition between restaurant</w:t>
      </w:r>
      <w:r w:rsidR="00633BBA" w:rsidRPr="00082DC1">
        <w:rPr>
          <w:rFonts w:ascii="Times New Roman" w:hAnsi="Times New Roman" w:cs="Times New Roman"/>
        </w:rPr>
        <w:t xml:space="preserve">s for </w:t>
      </w:r>
      <w:r w:rsidRPr="00082DC1">
        <w:rPr>
          <w:rFonts w:ascii="Times New Roman" w:hAnsi="Times New Roman" w:cs="Times New Roman"/>
        </w:rPr>
        <w:t xml:space="preserve">suppliers grew more tense by the day. He had noticed some of the </w:t>
      </w:r>
      <w:r w:rsidR="00633BBA" w:rsidRPr="00082DC1">
        <w:rPr>
          <w:rFonts w:ascii="Times New Roman" w:hAnsi="Times New Roman" w:cs="Times New Roman"/>
        </w:rPr>
        <w:t>chefs</w:t>
      </w:r>
      <w:r w:rsidRPr="00082DC1">
        <w:rPr>
          <w:rFonts w:ascii="Times New Roman" w:hAnsi="Times New Roman" w:cs="Times New Roman"/>
        </w:rPr>
        <w:t xml:space="preserve"> bore fresh scars on </w:t>
      </w:r>
      <w:r w:rsidR="006C7ACD" w:rsidRPr="00082DC1">
        <w:rPr>
          <w:rFonts w:ascii="Times New Roman" w:hAnsi="Times New Roman" w:cs="Times New Roman"/>
        </w:rPr>
        <w:t>limbs and faces</w:t>
      </w:r>
      <w:r w:rsidRPr="00082DC1">
        <w:rPr>
          <w:rFonts w:ascii="Times New Roman" w:hAnsi="Times New Roman" w:cs="Times New Roman"/>
        </w:rPr>
        <w:t xml:space="preserve"> not to mention a lopped off finger here and there. Blood in the streets. He felt like a fool </w:t>
      </w:r>
      <w:r w:rsidR="003E3C41" w:rsidRPr="00082DC1">
        <w:rPr>
          <w:rFonts w:ascii="Times New Roman" w:hAnsi="Times New Roman" w:cs="Times New Roman"/>
        </w:rPr>
        <w:t>with his tourist’s spirit</w:t>
      </w:r>
      <w:r w:rsidR="007F7985" w:rsidRPr="00082DC1">
        <w:rPr>
          <w:rFonts w:ascii="Times New Roman" w:hAnsi="Times New Roman" w:cs="Times New Roman"/>
        </w:rPr>
        <w:t xml:space="preserve"> and absentmindedness,</w:t>
      </w:r>
      <w:r w:rsidR="005A2269" w:rsidRPr="00082DC1">
        <w:rPr>
          <w:rFonts w:ascii="Times New Roman" w:hAnsi="Times New Roman" w:cs="Times New Roman"/>
        </w:rPr>
        <w:t xml:space="preserve"> tamping his eyes shut</w:t>
      </w:r>
      <w:r w:rsidRPr="00082DC1">
        <w:rPr>
          <w:rFonts w:ascii="Times New Roman" w:hAnsi="Times New Roman" w:cs="Times New Roman"/>
        </w:rPr>
        <w:t xml:space="preserve"> into a fitful sleep. Somewhere in the guttering flame of his awareness was irritation at </w:t>
      </w:r>
      <w:r w:rsidR="005A2269" w:rsidRPr="00082DC1">
        <w:rPr>
          <w:rFonts w:ascii="Times New Roman" w:hAnsi="Times New Roman" w:cs="Times New Roman"/>
        </w:rPr>
        <w:t>a sour</w:t>
      </w:r>
      <w:r w:rsidRPr="00082DC1">
        <w:rPr>
          <w:rFonts w:ascii="Times New Roman" w:hAnsi="Times New Roman" w:cs="Times New Roman"/>
        </w:rPr>
        <w:t xml:space="preserve"> </w:t>
      </w:r>
      <w:r w:rsidR="005A2269" w:rsidRPr="00082DC1">
        <w:rPr>
          <w:rFonts w:ascii="Times New Roman" w:hAnsi="Times New Roman" w:cs="Times New Roman"/>
        </w:rPr>
        <w:t>end to a</w:t>
      </w:r>
      <w:r w:rsidRPr="00082DC1">
        <w:rPr>
          <w:rFonts w:ascii="Times New Roman" w:hAnsi="Times New Roman" w:cs="Times New Roman"/>
        </w:rPr>
        <w:t xml:space="preserve"> good day.</w:t>
      </w:r>
    </w:p>
    <w:p w14:paraId="11EC35F1" w14:textId="6AB178B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 </w:t>
      </w:r>
      <w:r w:rsidR="005A2269" w:rsidRPr="00082DC1">
        <w:rPr>
          <w:rFonts w:ascii="Times New Roman" w:hAnsi="Times New Roman" w:cs="Times New Roman"/>
        </w:rPr>
        <w:t>He fasted the next</w:t>
      </w:r>
      <w:r w:rsidRPr="00082DC1">
        <w:rPr>
          <w:rFonts w:ascii="Times New Roman" w:hAnsi="Times New Roman" w:cs="Times New Roman"/>
        </w:rPr>
        <w:t xml:space="preserve"> day, focusing his mind for some rendering exercises</w:t>
      </w:r>
      <w:r w:rsidR="005A2269" w:rsidRPr="00082DC1">
        <w:rPr>
          <w:rFonts w:ascii="Times New Roman" w:hAnsi="Times New Roman" w:cs="Times New Roman"/>
        </w:rPr>
        <w:t>. At noon he</w:t>
      </w:r>
      <w:r w:rsidRPr="00082DC1">
        <w:rPr>
          <w:rFonts w:ascii="Times New Roman" w:hAnsi="Times New Roman" w:cs="Times New Roman"/>
        </w:rPr>
        <w:t xml:space="preserve"> </w:t>
      </w:r>
      <w:r w:rsidR="006B10BD" w:rsidRPr="00082DC1">
        <w:rPr>
          <w:rFonts w:ascii="Times New Roman" w:hAnsi="Times New Roman" w:cs="Times New Roman"/>
        </w:rPr>
        <w:t>requested a</w:t>
      </w:r>
      <w:r w:rsidRPr="00082DC1">
        <w:rPr>
          <w:rFonts w:ascii="Times New Roman" w:hAnsi="Times New Roman" w:cs="Times New Roman"/>
        </w:rPr>
        <w:t xml:space="preserve"> canvas he would need for his commission</w:t>
      </w:r>
      <w:r w:rsidR="006B10BD" w:rsidRPr="00082DC1">
        <w:rPr>
          <w:rFonts w:ascii="Times New Roman" w:hAnsi="Times New Roman" w:cs="Times New Roman"/>
        </w:rPr>
        <w:t xml:space="preserve"> at the local Workshop Outpost</w:t>
      </w:r>
      <w:r w:rsidRPr="00082DC1">
        <w:rPr>
          <w:rFonts w:ascii="Times New Roman" w:hAnsi="Times New Roman" w:cs="Times New Roman"/>
        </w:rPr>
        <w:t xml:space="preserve">. </w:t>
      </w:r>
      <w:r w:rsidR="00D46742" w:rsidRPr="00082DC1">
        <w:rPr>
          <w:rFonts w:ascii="Times New Roman" w:hAnsi="Times New Roman" w:cs="Times New Roman"/>
        </w:rPr>
        <w:t>In every Imperial city, the</w:t>
      </w:r>
      <w:r w:rsidRPr="00082DC1">
        <w:rPr>
          <w:rFonts w:ascii="Times New Roman" w:hAnsi="Times New Roman" w:cs="Times New Roman"/>
        </w:rPr>
        <w:t xml:space="preserve"> first to be erected after a Hall of Justice and </w:t>
      </w:r>
      <w:r w:rsidR="00D46742" w:rsidRPr="00082DC1">
        <w:rPr>
          <w:rFonts w:ascii="Times New Roman" w:hAnsi="Times New Roman" w:cs="Times New Roman"/>
        </w:rPr>
        <w:t xml:space="preserve">the </w:t>
      </w:r>
      <w:r w:rsidRPr="00082DC1">
        <w:rPr>
          <w:rFonts w:ascii="Times New Roman" w:hAnsi="Times New Roman" w:cs="Times New Roman"/>
        </w:rPr>
        <w:t xml:space="preserve">soldiers' barracks. He had given the craftsman the dimensions and was told to collect his canvas that evening. </w:t>
      </w:r>
      <w:r w:rsidR="00D46742" w:rsidRPr="00082DC1">
        <w:rPr>
          <w:rFonts w:ascii="Times New Roman" w:hAnsi="Times New Roman" w:cs="Times New Roman"/>
        </w:rPr>
        <w:t>The boy</w:t>
      </w:r>
      <w:r w:rsidRPr="00082DC1">
        <w:rPr>
          <w:rFonts w:ascii="Times New Roman" w:hAnsi="Times New Roman" w:cs="Times New Roman"/>
        </w:rPr>
        <w:t xml:space="preserve"> left The Stone Hearth at gloaming and made his way to The Broodmare which he discovered to be in a less salubrious district of the city. Everywhere signs of disrepair and </w:t>
      </w:r>
      <w:r w:rsidR="00694C45" w:rsidRPr="00082DC1">
        <w:rPr>
          <w:rFonts w:ascii="Times New Roman" w:hAnsi="Times New Roman" w:cs="Times New Roman"/>
        </w:rPr>
        <w:t>a mongrel architecture distinguishing it from the rest of Bryton</w:t>
      </w:r>
      <w:r w:rsidRPr="00082DC1">
        <w:rPr>
          <w:rFonts w:ascii="Times New Roman" w:hAnsi="Times New Roman" w:cs="Times New Roman"/>
        </w:rPr>
        <w:t>. Despite its shabby appearance and the clear lack of upkeep</w:t>
      </w:r>
      <w:r w:rsidR="00654571" w:rsidRPr="00082DC1">
        <w:rPr>
          <w:rFonts w:ascii="Times New Roman" w:hAnsi="Times New Roman" w:cs="Times New Roman"/>
        </w:rPr>
        <w:t>,</w:t>
      </w:r>
      <w:r w:rsidRPr="00082DC1">
        <w:rPr>
          <w:rFonts w:ascii="Times New Roman" w:hAnsi="Times New Roman" w:cs="Times New Roman"/>
        </w:rPr>
        <w:t xml:space="preserve"> the aroma of food </w:t>
      </w:r>
      <w:r w:rsidR="00654571" w:rsidRPr="00082DC1">
        <w:rPr>
          <w:rFonts w:ascii="Times New Roman" w:hAnsi="Times New Roman" w:cs="Times New Roman"/>
        </w:rPr>
        <w:t>permeating the district enticed him</w:t>
      </w:r>
      <w:r w:rsidRPr="00082DC1">
        <w:rPr>
          <w:rFonts w:ascii="Times New Roman" w:hAnsi="Times New Roman" w:cs="Times New Roman"/>
        </w:rPr>
        <w:t>. Under the sign of a proud mare wrought in iron he came upon the inn</w:t>
      </w:r>
      <w:r w:rsidR="00654571" w:rsidRPr="00082DC1">
        <w:rPr>
          <w:rFonts w:ascii="Times New Roman" w:hAnsi="Times New Roman" w:cs="Times New Roman"/>
        </w:rPr>
        <w:t xml:space="preserve"> where t</w:t>
      </w:r>
      <w:r w:rsidRPr="00082DC1">
        <w:rPr>
          <w:rFonts w:ascii="Times New Roman" w:hAnsi="Times New Roman" w:cs="Times New Roman"/>
        </w:rPr>
        <w:t xml:space="preserve">he windows </w:t>
      </w:r>
      <w:r w:rsidR="00DA0ED5" w:rsidRPr="00082DC1">
        <w:rPr>
          <w:rFonts w:ascii="Times New Roman" w:hAnsi="Times New Roman" w:cs="Times New Roman"/>
        </w:rPr>
        <w:t>expelled ho</w:t>
      </w:r>
      <w:r w:rsidRPr="00082DC1">
        <w:rPr>
          <w:rFonts w:ascii="Times New Roman" w:hAnsi="Times New Roman" w:cs="Times New Roman"/>
        </w:rPr>
        <w:t>mely light</w:t>
      </w:r>
      <w:r w:rsidR="00654571" w:rsidRPr="00082DC1">
        <w:rPr>
          <w:rFonts w:ascii="Times New Roman" w:hAnsi="Times New Roman" w:cs="Times New Roman"/>
        </w:rPr>
        <w:t>.</w:t>
      </w:r>
      <w:r w:rsidRPr="00082DC1">
        <w:rPr>
          <w:rFonts w:ascii="Times New Roman" w:hAnsi="Times New Roman" w:cs="Times New Roman"/>
        </w:rPr>
        <w:t xml:space="preserve"> </w:t>
      </w:r>
      <w:r w:rsidR="00DA0ED5" w:rsidRPr="00082DC1">
        <w:rPr>
          <w:rFonts w:ascii="Times New Roman" w:hAnsi="Times New Roman" w:cs="Times New Roman"/>
        </w:rPr>
        <w:t>C</w:t>
      </w:r>
      <w:r w:rsidRPr="00082DC1">
        <w:rPr>
          <w:rFonts w:ascii="Times New Roman" w:hAnsi="Times New Roman" w:cs="Times New Roman"/>
        </w:rPr>
        <w:t xml:space="preserve">oupled with the smell and warmth oozing from the old stone building the boy was enchanted, some of his earlier reservations retreating. </w:t>
      </w:r>
    </w:p>
    <w:p w14:paraId="2BA4D606" w14:textId="77777777" w:rsidR="005B5EF3"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 made his way through the scarred door into a </w:t>
      </w:r>
      <w:r w:rsidR="00722490" w:rsidRPr="00082DC1">
        <w:rPr>
          <w:rFonts w:ascii="Times New Roman" w:hAnsi="Times New Roman" w:cs="Times New Roman"/>
        </w:rPr>
        <w:t xml:space="preserve">large and </w:t>
      </w:r>
      <w:r w:rsidRPr="00082DC1">
        <w:rPr>
          <w:rFonts w:ascii="Times New Roman" w:hAnsi="Times New Roman" w:cs="Times New Roman"/>
        </w:rPr>
        <w:t>boisterous bar, with rustic tables and stools leaving</w:t>
      </w:r>
      <w:r w:rsidR="00722490" w:rsidRPr="00082DC1">
        <w:rPr>
          <w:rFonts w:ascii="Times New Roman" w:hAnsi="Times New Roman" w:cs="Times New Roman"/>
        </w:rPr>
        <w:t xml:space="preserve"> just</w:t>
      </w:r>
      <w:r w:rsidRPr="00082DC1">
        <w:rPr>
          <w:rFonts w:ascii="Times New Roman" w:hAnsi="Times New Roman" w:cs="Times New Roman"/>
        </w:rPr>
        <w:t xml:space="preserve"> enough space for the punters to mill about, dance and do anything other than sit down. Pushing through the</w:t>
      </w:r>
      <w:r w:rsidR="00994405" w:rsidRPr="00082DC1">
        <w:rPr>
          <w:rFonts w:ascii="Times New Roman" w:hAnsi="Times New Roman" w:cs="Times New Roman"/>
        </w:rPr>
        <w:t>se</w:t>
      </w:r>
      <w:r w:rsidRPr="00082DC1">
        <w:rPr>
          <w:rFonts w:ascii="Times New Roman" w:hAnsi="Times New Roman" w:cs="Times New Roman"/>
        </w:rPr>
        <w:t xml:space="preserve"> </w:t>
      </w:r>
      <w:r w:rsidR="00994405" w:rsidRPr="00082DC1">
        <w:rPr>
          <w:rFonts w:ascii="Times New Roman" w:hAnsi="Times New Roman" w:cs="Times New Roman"/>
        </w:rPr>
        <w:t xml:space="preserve">early </w:t>
      </w:r>
      <w:r w:rsidR="005F23A6" w:rsidRPr="00082DC1">
        <w:rPr>
          <w:rFonts w:ascii="Times New Roman" w:hAnsi="Times New Roman" w:cs="Times New Roman"/>
        </w:rPr>
        <w:t>revellers</w:t>
      </w:r>
      <w:r w:rsidRPr="00082DC1">
        <w:rPr>
          <w:rFonts w:ascii="Times New Roman" w:hAnsi="Times New Roman" w:cs="Times New Roman"/>
        </w:rPr>
        <w:t xml:space="preserve"> he eventually made it to the bar, ordering the house stout. </w:t>
      </w:r>
      <w:r w:rsidR="00A00B5A" w:rsidRPr="00082DC1">
        <w:rPr>
          <w:rFonts w:ascii="Times New Roman" w:hAnsi="Times New Roman" w:cs="Times New Roman"/>
        </w:rPr>
        <w:t>When</w:t>
      </w:r>
      <w:r w:rsidRPr="00082DC1">
        <w:rPr>
          <w:rFonts w:ascii="Times New Roman" w:hAnsi="Times New Roman" w:cs="Times New Roman"/>
        </w:rPr>
        <w:t xml:space="preserve"> his stein of the syrupy brew</w:t>
      </w:r>
      <w:r w:rsidR="00A00B5A" w:rsidRPr="00082DC1">
        <w:rPr>
          <w:rFonts w:ascii="Times New Roman" w:hAnsi="Times New Roman" w:cs="Times New Roman"/>
        </w:rPr>
        <w:t xml:space="preserve"> arrived</w:t>
      </w:r>
      <w:r w:rsidRPr="00082DC1">
        <w:rPr>
          <w:rFonts w:ascii="Times New Roman" w:hAnsi="Times New Roman" w:cs="Times New Roman"/>
        </w:rPr>
        <w:t xml:space="preserve">, he pulled off his cloak and turned around to observe the heaving mass of the city folk. Under the chandelier which was </w:t>
      </w:r>
      <w:r w:rsidR="00A00B5A" w:rsidRPr="00082DC1">
        <w:rPr>
          <w:rFonts w:ascii="Times New Roman" w:hAnsi="Times New Roman" w:cs="Times New Roman"/>
        </w:rPr>
        <w:t>packed</w:t>
      </w:r>
      <w:r w:rsidRPr="00082DC1">
        <w:rPr>
          <w:rFonts w:ascii="Times New Roman" w:hAnsi="Times New Roman" w:cs="Times New Roman"/>
        </w:rPr>
        <w:t xml:space="preserve"> with candles</w:t>
      </w:r>
      <w:r w:rsidR="00A00B5A" w:rsidRPr="00082DC1">
        <w:rPr>
          <w:rFonts w:ascii="Times New Roman" w:hAnsi="Times New Roman" w:cs="Times New Roman"/>
        </w:rPr>
        <w:t>,</w:t>
      </w:r>
      <w:r w:rsidRPr="00082DC1">
        <w:rPr>
          <w:rFonts w:ascii="Times New Roman" w:hAnsi="Times New Roman" w:cs="Times New Roman"/>
        </w:rPr>
        <w:t xml:space="preserve"> almost dangerously so</w:t>
      </w:r>
      <w:r w:rsidR="00A00B5A" w:rsidRPr="00082DC1">
        <w:rPr>
          <w:rFonts w:ascii="Times New Roman" w:hAnsi="Times New Roman" w:cs="Times New Roman"/>
        </w:rPr>
        <w:t>,</w:t>
      </w:r>
      <w:r w:rsidRPr="00082DC1">
        <w:rPr>
          <w:rFonts w:ascii="Times New Roman" w:hAnsi="Times New Roman" w:cs="Times New Roman"/>
        </w:rPr>
        <w:t xml:space="preserve"> and the dancing fire in the hearth the room was both grand and cramped. The Amateur searched around for his rendezvous whilst he sipped on the dark, dry beer. This went on for half an </w:t>
      </w:r>
      <w:r w:rsidR="0021639B" w:rsidRPr="00082DC1">
        <w:rPr>
          <w:rFonts w:ascii="Times New Roman" w:hAnsi="Times New Roman" w:cs="Times New Roman"/>
        </w:rPr>
        <w:t>hour,</w:t>
      </w:r>
      <w:r w:rsidRPr="00082DC1">
        <w:rPr>
          <w:rFonts w:ascii="Times New Roman" w:hAnsi="Times New Roman" w:cs="Times New Roman"/>
        </w:rPr>
        <w:t xml:space="preserve"> and the boy was mellow by the time the ruddy face of the chef appeared from the crowd, his beard glinting in the firelight. </w:t>
      </w:r>
      <w:r w:rsidR="0021639B" w:rsidRPr="00082DC1">
        <w:rPr>
          <w:rFonts w:ascii="Times New Roman" w:hAnsi="Times New Roman" w:cs="Times New Roman"/>
        </w:rPr>
        <w:t xml:space="preserve">At </w:t>
      </w:r>
      <w:r w:rsidR="005B5EF3" w:rsidRPr="00082DC1">
        <w:rPr>
          <w:rFonts w:ascii="Times New Roman" w:hAnsi="Times New Roman" w:cs="Times New Roman"/>
        </w:rPr>
        <w:t>first,</w:t>
      </w:r>
      <w:r w:rsidR="0021639B" w:rsidRPr="00082DC1">
        <w:rPr>
          <w:rFonts w:ascii="Times New Roman" w:hAnsi="Times New Roman" w:cs="Times New Roman"/>
        </w:rPr>
        <w:t xml:space="preserve"> he wonder</w:t>
      </w:r>
      <w:r w:rsidR="005B5EF3" w:rsidRPr="00082DC1">
        <w:rPr>
          <w:rFonts w:ascii="Times New Roman" w:hAnsi="Times New Roman" w:cs="Times New Roman"/>
        </w:rPr>
        <w:t>ed</w:t>
      </w:r>
      <w:r w:rsidR="0021639B" w:rsidRPr="00082DC1">
        <w:rPr>
          <w:rFonts w:ascii="Times New Roman" w:hAnsi="Times New Roman" w:cs="Times New Roman"/>
        </w:rPr>
        <w:t xml:space="preserve"> </w:t>
      </w:r>
      <w:r w:rsidRPr="00082DC1">
        <w:rPr>
          <w:rFonts w:ascii="Times New Roman" w:hAnsi="Times New Roman" w:cs="Times New Roman"/>
        </w:rPr>
        <w:t xml:space="preserve">if the chef </w:t>
      </w:r>
      <w:r w:rsidR="0021639B" w:rsidRPr="00082DC1">
        <w:rPr>
          <w:rFonts w:ascii="Times New Roman" w:hAnsi="Times New Roman" w:cs="Times New Roman"/>
        </w:rPr>
        <w:t xml:space="preserve">was exceptionally well groomed, </w:t>
      </w:r>
      <w:r w:rsidRPr="00082DC1">
        <w:rPr>
          <w:rFonts w:ascii="Times New Roman" w:hAnsi="Times New Roman" w:cs="Times New Roman"/>
        </w:rPr>
        <w:t xml:space="preserve">but on closer look he saw the pearls. This opulent curtain framed a mouth as full of teeth as the inn was of people, smiling directly at him. </w:t>
      </w:r>
    </w:p>
    <w:p w14:paraId="39F0B907" w14:textId="76C698E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"Ah my boy, you made it! Apologies to have kept you waiting but I'm not sure I mentioned a specific time</w:t>
      </w:r>
      <w:r w:rsidR="00DF6EAD" w:rsidRPr="00082DC1">
        <w:rPr>
          <w:rFonts w:ascii="Times New Roman" w:hAnsi="Times New Roman" w:cs="Times New Roman"/>
        </w:rPr>
        <w:t>.</w:t>
      </w:r>
      <w:r w:rsidRPr="00082DC1">
        <w:rPr>
          <w:rFonts w:ascii="Times New Roman" w:hAnsi="Times New Roman" w:cs="Times New Roman"/>
        </w:rPr>
        <w:t xml:space="preserve"> I see you</w:t>
      </w:r>
      <w:ins w:id="44" w:author="Emily Barrett" w:date="2026-01-30T12:56:00Z" w16du:dateUtc="2026-01-30T12:56:00Z">
        <w:r w:rsidR="0057331E" w:rsidRPr="00082DC1">
          <w:rPr>
            <w:rFonts w:ascii="Times New Roman" w:hAnsi="Times New Roman" w:cs="Times New Roman"/>
          </w:rPr>
          <w:t>’</w:t>
        </w:r>
      </w:ins>
      <w:r w:rsidRPr="00082DC1">
        <w:rPr>
          <w:rFonts w:ascii="Times New Roman" w:hAnsi="Times New Roman" w:cs="Times New Roman"/>
        </w:rPr>
        <w:t>r</w:t>
      </w:r>
      <w:ins w:id="45" w:author="Emily Barrett" w:date="2026-01-30T12:56:00Z" w16du:dateUtc="2026-01-30T12:56:00Z">
        <w:r w:rsidR="0057331E" w:rsidRPr="00082DC1">
          <w:rPr>
            <w:rFonts w:ascii="Times New Roman" w:hAnsi="Times New Roman" w:cs="Times New Roman"/>
          </w:rPr>
          <w:t>e</w:t>
        </w:r>
      </w:ins>
      <w:r w:rsidRPr="00082DC1">
        <w:rPr>
          <w:rFonts w:ascii="Times New Roman" w:hAnsi="Times New Roman" w:cs="Times New Roman"/>
        </w:rPr>
        <w:t xml:space="preserve"> starting early!" He pointed at the </w:t>
      </w:r>
      <w:r w:rsidR="005B5EF3" w:rsidRPr="00082DC1">
        <w:rPr>
          <w:rFonts w:ascii="Times New Roman" w:hAnsi="Times New Roman" w:cs="Times New Roman"/>
        </w:rPr>
        <w:t>half-finished</w:t>
      </w:r>
      <w:r w:rsidRPr="00082DC1">
        <w:rPr>
          <w:rFonts w:ascii="Times New Roman" w:hAnsi="Times New Roman" w:cs="Times New Roman"/>
        </w:rPr>
        <w:t xml:space="preserve"> drink in the </w:t>
      </w:r>
      <w:r w:rsidRPr="00082DC1">
        <w:rPr>
          <w:rFonts w:ascii="Times New Roman" w:hAnsi="Times New Roman" w:cs="Times New Roman"/>
        </w:rPr>
        <w:lastRenderedPageBreak/>
        <w:t>Amateur's hand and laughed raucously</w:t>
      </w:r>
      <w:r w:rsidR="00780656" w:rsidRPr="00082DC1">
        <w:rPr>
          <w:rFonts w:ascii="Times New Roman" w:hAnsi="Times New Roman" w:cs="Times New Roman"/>
        </w:rPr>
        <w:t xml:space="preserve"> at his own jesting</w:t>
      </w:r>
      <w:r w:rsidRPr="00082DC1">
        <w:rPr>
          <w:rFonts w:ascii="Times New Roman" w:hAnsi="Times New Roman" w:cs="Times New Roman"/>
        </w:rPr>
        <w:t>. The old man put a fatherly arm around him</w:t>
      </w:r>
      <w:r w:rsidR="00780656" w:rsidRPr="00082DC1">
        <w:rPr>
          <w:rFonts w:ascii="Times New Roman" w:hAnsi="Times New Roman" w:cs="Times New Roman"/>
        </w:rPr>
        <w:t xml:space="preserve">, leading </w:t>
      </w:r>
      <w:r w:rsidRPr="00082DC1">
        <w:rPr>
          <w:rFonts w:ascii="Times New Roman" w:hAnsi="Times New Roman" w:cs="Times New Roman"/>
        </w:rPr>
        <w:t>him towards a staircase which led to a more dimly lit second floor. Squiffy as he was, the Amateur did not resist.</w:t>
      </w:r>
    </w:p>
    <w:p w14:paraId="079DBF18" w14:textId="77777777" w:rsidR="00EE58E9" w:rsidRPr="00082DC1" w:rsidRDefault="00A6389F" w:rsidP="00CC0FFF">
      <w:pPr>
        <w:spacing w:line="480" w:lineRule="auto"/>
        <w:rPr>
          <w:ins w:id="46" w:author="Emily Barrett" w:date="2026-01-30T12:56:00Z" w16du:dateUtc="2026-01-30T12:56:00Z"/>
          <w:rFonts w:ascii="Times New Roman" w:hAnsi="Times New Roman" w:cs="Times New Roman"/>
        </w:rPr>
      </w:pPr>
      <w:r w:rsidRPr="00082DC1">
        <w:rPr>
          <w:rFonts w:ascii="Times New Roman" w:hAnsi="Times New Roman" w:cs="Times New Roman"/>
        </w:rPr>
        <w:t xml:space="preserve">"I realise I had not introduced myself </w:t>
      </w:r>
      <w:r w:rsidR="001344DA" w:rsidRPr="00082DC1">
        <w:rPr>
          <w:rFonts w:ascii="Times New Roman" w:hAnsi="Times New Roman" w:cs="Times New Roman"/>
        </w:rPr>
        <w:t xml:space="preserve">properly </w:t>
      </w:r>
      <w:r w:rsidRPr="00082DC1">
        <w:rPr>
          <w:rFonts w:ascii="Times New Roman" w:hAnsi="Times New Roman" w:cs="Times New Roman"/>
        </w:rPr>
        <w:t>yesterday, let me rectify that</w:t>
      </w:r>
      <w:r w:rsidR="001344DA" w:rsidRPr="00082DC1">
        <w:rPr>
          <w:rFonts w:ascii="Times New Roman" w:hAnsi="Times New Roman" w:cs="Times New Roman"/>
        </w:rPr>
        <w:t>.</w:t>
      </w:r>
      <w:r w:rsidRPr="00082DC1">
        <w:rPr>
          <w:rFonts w:ascii="Times New Roman" w:hAnsi="Times New Roman" w:cs="Times New Roman"/>
        </w:rPr>
        <w:t xml:space="preserve"> I am Brom. And yourself?" </w:t>
      </w:r>
    </w:p>
    <w:p w14:paraId="62F71995" w14:textId="5CB986C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Amateur replied with the first name that came to him</w:t>
      </w:r>
      <w:ins w:id="47" w:author="Emily Barrett" w:date="2026-01-30T12:56:00Z" w16du:dateUtc="2026-01-30T12:56:00Z">
        <w:r w:rsidR="00EE58E9" w:rsidRPr="00082DC1">
          <w:rPr>
            <w:rFonts w:ascii="Times New Roman" w:hAnsi="Times New Roman" w:cs="Times New Roman"/>
          </w:rPr>
          <w:t>,</w:t>
        </w:r>
      </w:ins>
      <w:r w:rsidRPr="00082DC1">
        <w:rPr>
          <w:rFonts w:ascii="Times New Roman" w:hAnsi="Times New Roman" w:cs="Times New Roman"/>
        </w:rPr>
        <w:t xml:space="preserve"> "Peq, my name is Peq."</w:t>
      </w:r>
    </w:p>
    <w:p w14:paraId="77FBE155" w14:textId="77777777" w:rsidR="00EE58E9" w:rsidRPr="00082DC1" w:rsidRDefault="00A6389F" w:rsidP="00CC0FFF">
      <w:pPr>
        <w:spacing w:line="480" w:lineRule="auto"/>
        <w:rPr>
          <w:ins w:id="48" w:author="Emily Barrett" w:date="2026-01-30T12:57:00Z" w16du:dateUtc="2026-01-30T12:57:00Z"/>
          <w:rFonts w:ascii="Times New Roman" w:hAnsi="Times New Roman" w:cs="Times New Roman"/>
        </w:rPr>
      </w:pPr>
      <w:r w:rsidRPr="00082DC1">
        <w:rPr>
          <w:rFonts w:ascii="Times New Roman" w:hAnsi="Times New Roman" w:cs="Times New Roman"/>
        </w:rPr>
        <w:t xml:space="preserve">"Well met Peq." They reached the upstairs </w:t>
      </w:r>
      <w:r w:rsidR="00BB1167" w:rsidRPr="00082DC1">
        <w:rPr>
          <w:rFonts w:ascii="Times New Roman" w:hAnsi="Times New Roman" w:cs="Times New Roman"/>
        </w:rPr>
        <w:t>bar,</w:t>
      </w:r>
      <w:r w:rsidRPr="00082DC1">
        <w:rPr>
          <w:rFonts w:ascii="Times New Roman" w:hAnsi="Times New Roman" w:cs="Times New Roman"/>
        </w:rPr>
        <w:t xml:space="preserve"> which was much smaller, more like a </w:t>
      </w:r>
      <w:r w:rsidR="00BB1167" w:rsidRPr="00082DC1">
        <w:rPr>
          <w:rFonts w:ascii="Times New Roman" w:hAnsi="Times New Roman" w:cs="Times New Roman"/>
        </w:rPr>
        <w:t>proprietor’s</w:t>
      </w:r>
      <w:r w:rsidRPr="00082DC1">
        <w:rPr>
          <w:rFonts w:ascii="Times New Roman" w:hAnsi="Times New Roman" w:cs="Times New Roman"/>
        </w:rPr>
        <w:t xml:space="preserve"> apartment with just the one table</w:t>
      </w:r>
      <w:r w:rsidR="00BB1167" w:rsidRPr="00082DC1">
        <w:rPr>
          <w:rFonts w:ascii="Times New Roman" w:hAnsi="Times New Roman" w:cs="Times New Roman"/>
        </w:rPr>
        <w:t>.</w:t>
      </w:r>
      <w:r w:rsidRPr="00082DC1">
        <w:rPr>
          <w:rFonts w:ascii="Times New Roman" w:hAnsi="Times New Roman" w:cs="Times New Roman"/>
        </w:rPr>
        <w:t xml:space="preserve"> </w:t>
      </w:r>
      <w:r w:rsidR="00BB1167" w:rsidRPr="00082DC1">
        <w:rPr>
          <w:rFonts w:ascii="Times New Roman" w:hAnsi="Times New Roman" w:cs="Times New Roman"/>
        </w:rPr>
        <w:t xml:space="preserve">Intimate </w:t>
      </w:r>
      <w:r w:rsidRPr="00082DC1">
        <w:rPr>
          <w:rFonts w:ascii="Times New Roman" w:hAnsi="Times New Roman" w:cs="Times New Roman"/>
        </w:rPr>
        <w:t xml:space="preserve">and presently filled by four people </w:t>
      </w:r>
      <w:r w:rsidR="00BB1167" w:rsidRPr="00082DC1">
        <w:rPr>
          <w:rFonts w:ascii="Times New Roman" w:hAnsi="Times New Roman" w:cs="Times New Roman"/>
        </w:rPr>
        <w:t>and</w:t>
      </w:r>
      <w:r w:rsidRPr="00082DC1">
        <w:rPr>
          <w:rFonts w:ascii="Times New Roman" w:hAnsi="Times New Roman" w:cs="Times New Roman"/>
        </w:rPr>
        <w:t xml:space="preserve"> two chairs empty. </w:t>
      </w:r>
      <w:r w:rsidR="00BB1167" w:rsidRPr="00082DC1">
        <w:rPr>
          <w:rFonts w:ascii="Times New Roman" w:hAnsi="Times New Roman" w:cs="Times New Roman"/>
        </w:rPr>
        <w:t>The fireplace crackled</w:t>
      </w:r>
      <w:r w:rsidRPr="00082DC1">
        <w:rPr>
          <w:rFonts w:ascii="Times New Roman" w:hAnsi="Times New Roman" w:cs="Times New Roman"/>
        </w:rPr>
        <w:t xml:space="preserve"> </w:t>
      </w:r>
      <w:r w:rsidR="00486D8F" w:rsidRPr="00082DC1">
        <w:rPr>
          <w:rFonts w:ascii="Times New Roman" w:hAnsi="Times New Roman" w:cs="Times New Roman"/>
        </w:rPr>
        <w:t>musically</w:t>
      </w:r>
      <w:r w:rsidRPr="00082DC1">
        <w:rPr>
          <w:rFonts w:ascii="Times New Roman" w:hAnsi="Times New Roman" w:cs="Times New Roman"/>
        </w:rPr>
        <w:t xml:space="preserve"> under the chimney, tongues of flame licking away </w:t>
      </w:r>
      <w:r w:rsidR="00486D8F" w:rsidRPr="00082DC1">
        <w:rPr>
          <w:rFonts w:ascii="Times New Roman" w:hAnsi="Times New Roman" w:cs="Times New Roman"/>
        </w:rPr>
        <w:t xml:space="preserve">at </w:t>
      </w:r>
      <w:r w:rsidRPr="00082DC1">
        <w:rPr>
          <w:rFonts w:ascii="Times New Roman" w:hAnsi="Times New Roman" w:cs="Times New Roman"/>
        </w:rPr>
        <w:t xml:space="preserve">the wood. Those sat there </w:t>
      </w:r>
      <w:r w:rsidR="00486D8F" w:rsidRPr="00082DC1">
        <w:rPr>
          <w:rFonts w:ascii="Times New Roman" w:hAnsi="Times New Roman" w:cs="Times New Roman"/>
        </w:rPr>
        <w:t xml:space="preserve">saw </w:t>
      </w:r>
      <w:r w:rsidRPr="00082DC1">
        <w:rPr>
          <w:rFonts w:ascii="Times New Roman" w:hAnsi="Times New Roman" w:cs="Times New Roman"/>
        </w:rPr>
        <w:t xml:space="preserve">silhouettes </w:t>
      </w:r>
      <w:r w:rsidR="00486D8F" w:rsidRPr="00082DC1">
        <w:rPr>
          <w:rFonts w:ascii="Times New Roman" w:hAnsi="Times New Roman" w:cs="Times New Roman"/>
        </w:rPr>
        <w:t xml:space="preserve">approaching </w:t>
      </w:r>
      <w:r w:rsidRPr="00082DC1">
        <w:rPr>
          <w:rFonts w:ascii="Times New Roman" w:hAnsi="Times New Roman" w:cs="Times New Roman"/>
        </w:rPr>
        <w:t>in the firelight, "</w:t>
      </w:r>
      <w:r w:rsidR="00486D8F" w:rsidRPr="00082DC1">
        <w:rPr>
          <w:rFonts w:ascii="Times New Roman" w:hAnsi="Times New Roman" w:cs="Times New Roman"/>
        </w:rPr>
        <w:t xml:space="preserve">Evening </w:t>
      </w:r>
      <w:r w:rsidR="006E67A7" w:rsidRPr="00082DC1">
        <w:rPr>
          <w:rFonts w:ascii="Times New Roman" w:hAnsi="Times New Roman" w:cs="Times New Roman"/>
        </w:rPr>
        <w:t>folk, t</w:t>
      </w:r>
      <w:r w:rsidRPr="00082DC1">
        <w:rPr>
          <w:rFonts w:ascii="Times New Roman" w:hAnsi="Times New Roman" w:cs="Times New Roman"/>
        </w:rPr>
        <w:t xml:space="preserve">his here is Peq!", </w:t>
      </w:r>
      <w:r w:rsidR="006E67A7" w:rsidRPr="00082DC1">
        <w:rPr>
          <w:rFonts w:ascii="Times New Roman" w:hAnsi="Times New Roman" w:cs="Times New Roman"/>
        </w:rPr>
        <w:t>followed by</w:t>
      </w:r>
      <w:r w:rsidRPr="00082DC1">
        <w:rPr>
          <w:rFonts w:ascii="Times New Roman" w:hAnsi="Times New Roman" w:cs="Times New Roman"/>
        </w:rPr>
        <w:t xml:space="preserve"> a general round of pleasantries</w:t>
      </w:r>
      <w:r w:rsidR="006E67A7" w:rsidRPr="00082DC1">
        <w:rPr>
          <w:rFonts w:ascii="Times New Roman" w:hAnsi="Times New Roman" w:cs="Times New Roman"/>
        </w:rPr>
        <w:t>. “</w:t>
      </w:r>
      <w:r w:rsidRPr="00082DC1">
        <w:rPr>
          <w:rFonts w:ascii="Times New Roman" w:hAnsi="Times New Roman" w:cs="Times New Roman"/>
        </w:rPr>
        <w:t xml:space="preserve">He's a fine lad I met at one of me stalls yesterday. He </w:t>
      </w:r>
      <w:r w:rsidR="006E67A7" w:rsidRPr="00082DC1">
        <w:rPr>
          <w:rFonts w:ascii="Times New Roman" w:hAnsi="Times New Roman" w:cs="Times New Roman"/>
        </w:rPr>
        <w:t>loved</w:t>
      </w:r>
      <w:r w:rsidRPr="00082DC1">
        <w:rPr>
          <w:rFonts w:ascii="Times New Roman" w:hAnsi="Times New Roman" w:cs="Times New Roman"/>
        </w:rPr>
        <w:t xml:space="preserve"> the pork, which I cannot take credit for</w:t>
      </w:r>
      <w:r w:rsidR="00825B28" w:rsidRPr="00082DC1">
        <w:rPr>
          <w:rFonts w:ascii="Times New Roman" w:hAnsi="Times New Roman" w:cs="Times New Roman"/>
        </w:rPr>
        <w:t>.</w:t>
      </w:r>
      <w:r w:rsidRPr="00082DC1">
        <w:rPr>
          <w:rFonts w:ascii="Times New Roman" w:hAnsi="Times New Roman" w:cs="Times New Roman"/>
        </w:rPr>
        <w:t xml:space="preserve"> </w:t>
      </w:r>
      <w:r w:rsidR="00825B28" w:rsidRPr="00082DC1">
        <w:rPr>
          <w:rFonts w:ascii="Times New Roman" w:hAnsi="Times New Roman" w:cs="Times New Roman"/>
        </w:rPr>
        <w:t>I</w:t>
      </w:r>
      <w:r w:rsidRPr="00082DC1">
        <w:rPr>
          <w:rFonts w:ascii="Times New Roman" w:hAnsi="Times New Roman" w:cs="Times New Roman"/>
        </w:rPr>
        <w:t xml:space="preserve">t was Aima there who came up with it" and Brom pointed to a middle-aged woman whose face lit up genially in a smile. </w:t>
      </w:r>
    </w:p>
    <w:p w14:paraId="7A947971" w14:textId="708EE86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"You </w:t>
      </w:r>
      <w:proofErr w:type="gramStart"/>
      <w:r w:rsidRPr="00082DC1">
        <w:rPr>
          <w:rFonts w:ascii="Times New Roman" w:hAnsi="Times New Roman" w:cs="Times New Roman"/>
        </w:rPr>
        <w:t>rogue</w:t>
      </w:r>
      <w:r w:rsidR="00825B28" w:rsidRPr="00082DC1">
        <w:rPr>
          <w:rFonts w:ascii="Times New Roman" w:hAnsi="Times New Roman" w:cs="Times New Roman"/>
        </w:rPr>
        <w:t>,</w:t>
      </w:r>
      <w:proofErr w:type="gramEnd"/>
      <w:r w:rsidRPr="00082DC1">
        <w:rPr>
          <w:rFonts w:ascii="Times New Roman" w:hAnsi="Times New Roman" w:cs="Times New Roman"/>
        </w:rPr>
        <w:t xml:space="preserve"> you've not yet given up your thieving ways have you! Well, Peq I am delighted you liked the pork." The boy bowed in response which drew a </w:t>
      </w:r>
      <w:r w:rsidR="00291E31" w:rsidRPr="00082DC1">
        <w:rPr>
          <w:rFonts w:ascii="Times New Roman" w:hAnsi="Times New Roman" w:cs="Times New Roman"/>
        </w:rPr>
        <w:t>surprised gasp and some chuckles at the good manners</w:t>
      </w:r>
      <w:r w:rsidRPr="00082DC1">
        <w:rPr>
          <w:rFonts w:ascii="Times New Roman" w:hAnsi="Times New Roman" w:cs="Times New Roman"/>
        </w:rPr>
        <w:t xml:space="preserve">. </w:t>
      </w:r>
      <w:r w:rsidR="00291E31" w:rsidRPr="00082DC1">
        <w:rPr>
          <w:rFonts w:ascii="Times New Roman" w:hAnsi="Times New Roman" w:cs="Times New Roman"/>
        </w:rPr>
        <w:t>He</w:t>
      </w:r>
      <w:r w:rsidRPr="00082DC1">
        <w:rPr>
          <w:rFonts w:ascii="Times New Roman" w:hAnsi="Times New Roman" w:cs="Times New Roman"/>
        </w:rPr>
        <w:t xml:space="preserve"> took his place to the right of </w:t>
      </w:r>
      <w:r w:rsidR="00291E31" w:rsidRPr="00082DC1">
        <w:rPr>
          <w:rFonts w:ascii="Times New Roman" w:hAnsi="Times New Roman" w:cs="Times New Roman"/>
        </w:rPr>
        <w:t xml:space="preserve">Brom </w:t>
      </w:r>
      <w:r w:rsidRPr="00082DC1">
        <w:rPr>
          <w:rFonts w:ascii="Times New Roman" w:hAnsi="Times New Roman" w:cs="Times New Roman"/>
        </w:rPr>
        <w:t xml:space="preserve">when he sat at the head of the table. </w:t>
      </w:r>
    </w:p>
    <w:p w14:paraId="4D5D739A" w14:textId="3402C8C3" w:rsidR="00E03063"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 round of introductions is in order: Aima, to my left here</w:t>
      </w:r>
      <w:r w:rsidR="004A6D06" w:rsidRPr="00082DC1">
        <w:rPr>
          <w:rFonts w:ascii="Times New Roman" w:hAnsi="Times New Roman" w:cs="Times New Roman"/>
        </w:rPr>
        <w:t xml:space="preserve"> is my wife</w:t>
      </w:r>
      <w:r w:rsidR="00FC7D4B" w:rsidRPr="00082DC1">
        <w:rPr>
          <w:rFonts w:ascii="Times New Roman" w:hAnsi="Times New Roman" w:cs="Times New Roman"/>
        </w:rPr>
        <w:t>,</w:t>
      </w:r>
      <w:r w:rsidRPr="00082DC1">
        <w:rPr>
          <w:rFonts w:ascii="Times New Roman" w:hAnsi="Times New Roman" w:cs="Times New Roman"/>
        </w:rPr>
        <w:t xml:space="preserve"> next to her </w:t>
      </w:r>
      <w:r w:rsidR="00FC7D4B" w:rsidRPr="00082DC1">
        <w:rPr>
          <w:rFonts w:ascii="Times New Roman" w:hAnsi="Times New Roman" w:cs="Times New Roman"/>
        </w:rPr>
        <w:t>are</w:t>
      </w:r>
      <w:r w:rsidRPr="00082DC1">
        <w:rPr>
          <w:rFonts w:ascii="Times New Roman" w:hAnsi="Times New Roman" w:cs="Times New Roman"/>
        </w:rPr>
        <w:t xml:space="preserve"> Sudjia and Arlan seated opposite me. </w:t>
      </w:r>
      <w:r w:rsidR="00FC7D4B" w:rsidRPr="00082DC1">
        <w:rPr>
          <w:rFonts w:ascii="Times New Roman" w:hAnsi="Times New Roman" w:cs="Times New Roman"/>
        </w:rPr>
        <w:t>T</w:t>
      </w:r>
      <w:r w:rsidRPr="00082DC1">
        <w:rPr>
          <w:rFonts w:ascii="Times New Roman" w:hAnsi="Times New Roman" w:cs="Times New Roman"/>
        </w:rPr>
        <w:t xml:space="preserve">he gentleman sitting next to you is Ehkolei." The Amateur took in each face in turn with </w:t>
      </w:r>
      <w:r w:rsidR="00FC7D4B" w:rsidRPr="00082DC1">
        <w:rPr>
          <w:rFonts w:ascii="Times New Roman" w:hAnsi="Times New Roman" w:cs="Times New Roman"/>
        </w:rPr>
        <w:t>a nervous and polit</w:t>
      </w:r>
      <w:r w:rsidRPr="00082DC1">
        <w:rPr>
          <w:rFonts w:ascii="Times New Roman" w:hAnsi="Times New Roman" w:cs="Times New Roman"/>
        </w:rPr>
        <w:t>e</w:t>
      </w:r>
      <w:r w:rsidR="00FC7D4B" w:rsidRPr="00082DC1">
        <w:rPr>
          <w:rFonts w:ascii="Times New Roman" w:hAnsi="Times New Roman" w:cs="Times New Roman"/>
        </w:rPr>
        <w:t xml:space="preserve"> </w:t>
      </w:r>
      <w:r w:rsidR="00E97DCE" w:rsidRPr="00082DC1">
        <w:rPr>
          <w:rFonts w:ascii="Times New Roman" w:hAnsi="Times New Roman" w:cs="Times New Roman"/>
        </w:rPr>
        <w:t>shake-nod of his head</w:t>
      </w:r>
      <w:r w:rsidRPr="00082DC1">
        <w:rPr>
          <w:rFonts w:ascii="Times New Roman" w:hAnsi="Times New Roman" w:cs="Times New Roman"/>
        </w:rPr>
        <w:t>; Sudjia whose face was austere and when she smiled it did not reach her eyes, Arlan who bowed his head slowly with his eyes closed and Ehkolei whose mouth glinted with a smatterin</w:t>
      </w:r>
      <w:r w:rsidR="00E97DCE" w:rsidRPr="00082DC1">
        <w:rPr>
          <w:rFonts w:ascii="Times New Roman" w:hAnsi="Times New Roman" w:cs="Times New Roman"/>
        </w:rPr>
        <w:t>g of metal teeth and seemed vaguely familiar, o</w:t>
      </w:r>
      <w:r w:rsidRPr="00082DC1">
        <w:rPr>
          <w:rFonts w:ascii="Times New Roman" w:hAnsi="Times New Roman" w:cs="Times New Roman"/>
        </w:rPr>
        <w:t>ffer</w:t>
      </w:r>
      <w:r w:rsidR="00E97DCE" w:rsidRPr="00082DC1">
        <w:rPr>
          <w:rFonts w:ascii="Times New Roman" w:hAnsi="Times New Roman" w:cs="Times New Roman"/>
        </w:rPr>
        <w:t>ing</w:t>
      </w:r>
      <w:r w:rsidRPr="00082DC1">
        <w:rPr>
          <w:rFonts w:ascii="Times New Roman" w:hAnsi="Times New Roman" w:cs="Times New Roman"/>
        </w:rPr>
        <w:t xml:space="preserve"> his hand for the Amateur to shake. </w:t>
      </w:r>
      <w:r w:rsidR="00E97DCE" w:rsidRPr="00082DC1">
        <w:rPr>
          <w:rFonts w:ascii="Times New Roman" w:hAnsi="Times New Roman" w:cs="Times New Roman"/>
        </w:rPr>
        <w:t xml:space="preserve">He, </w:t>
      </w:r>
      <w:r w:rsidRPr="00082DC1">
        <w:rPr>
          <w:rFonts w:ascii="Times New Roman" w:hAnsi="Times New Roman" w:cs="Times New Roman"/>
        </w:rPr>
        <w:t xml:space="preserve">the boy </w:t>
      </w:r>
      <w:r w:rsidR="00E97DCE" w:rsidRPr="00082DC1">
        <w:rPr>
          <w:rFonts w:ascii="Times New Roman" w:hAnsi="Times New Roman" w:cs="Times New Roman"/>
        </w:rPr>
        <w:t>found</w:t>
      </w:r>
      <w:r w:rsidRPr="00082DC1">
        <w:rPr>
          <w:rFonts w:ascii="Times New Roman" w:hAnsi="Times New Roman" w:cs="Times New Roman"/>
        </w:rPr>
        <w:t xml:space="preserve"> most </w:t>
      </w:r>
      <w:r w:rsidRPr="00082DC1">
        <w:rPr>
          <w:rFonts w:ascii="Times New Roman" w:hAnsi="Times New Roman" w:cs="Times New Roman"/>
        </w:rPr>
        <w:lastRenderedPageBreak/>
        <w:t>intriguing</w:t>
      </w:r>
      <w:r w:rsidR="00F77813" w:rsidRPr="00082DC1">
        <w:rPr>
          <w:rFonts w:ascii="Times New Roman" w:hAnsi="Times New Roman" w:cs="Times New Roman"/>
        </w:rPr>
        <w:t xml:space="preserve">, </w:t>
      </w:r>
      <w:r w:rsidR="00A300D6" w:rsidRPr="00082DC1">
        <w:rPr>
          <w:rFonts w:ascii="Times New Roman" w:hAnsi="Times New Roman" w:cs="Times New Roman"/>
        </w:rPr>
        <w:t>drawn</w:t>
      </w:r>
      <w:r w:rsidRPr="00082DC1">
        <w:rPr>
          <w:rFonts w:ascii="Times New Roman" w:hAnsi="Times New Roman" w:cs="Times New Roman"/>
        </w:rPr>
        <w:t xml:space="preserve"> </w:t>
      </w:r>
      <w:r w:rsidR="00F77813" w:rsidRPr="00082DC1">
        <w:rPr>
          <w:rFonts w:ascii="Times New Roman" w:hAnsi="Times New Roman" w:cs="Times New Roman"/>
        </w:rPr>
        <w:t>to</w:t>
      </w:r>
      <w:r w:rsidRPr="00082DC1">
        <w:rPr>
          <w:rFonts w:ascii="Times New Roman" w:hAnsi="Times New Roman" w:cs="Times New Roman"/>
        </w:rPr>
        <w:t xml:space="preserve"> </w:t>
      </w:r>
      <w:r w:rsidR="00E97DCE" w:rsidRPr="00082DC1">
        <w:rPr>
          <w:rFonts w:ascii="Times New Roman" w:hAnsi="Times New Roman" w:cs="Times New Roman"/>
        </w:rPr>
        <w:t>the stranger’s</w:t>
      </w:r>
      <w:r w:rsidRPr="00082DC1">
        <w:rPr>
          <w:rFonts w:ascii="Times New Roman" w:hAnsi="Times New Roman" w:cs="Times New Roman"/>
        </w:rPr>
        <w:t xml:space="preserve"> tattoos</w:t>
      </w:r>
      <w:r w:rsidR="00F77813" w:rsidRPr="00082DC1">
        <w:rPr>
          <w:rFonts w:ascii="Times New Roman" w:hAnsi="Times New Roman" w:cs="Times New Roman"/>
        </w:rPr>
        <w:t xml:space="preserve">, </w:t>
      </w:r>
      <w:r w:rsidRPr="00082DC1">
        <w:rPr>
          <w:rFonts w:ascii="Times New Roman" w:hAnsi="Times New Roman" w:cs="Times New Roman"/>
        </w:rPr>
        <w:t>which seemed to melt into or rather were layered under scars making a tapestry of symbols on his face</w:t>
      </w:r>
      <w:r w:rsidR="00E03063" w:rsidRPr="00082DC1">
        <w:rPr>
          <w:rFonts w:ascii="Times New Roman" w:hAnsi="Times New Roman" w:cs="Times New Roman"/>
        </w:rPr>
        <w:t xml:space="preserve"> and bare shoulders</w:t>
      </w:r>
      <w:r w:rsidRPr="00082DC1">
        <w:rPr>
          <w:rFonts w:ascii="Times New Roman" w:hAnsi="Times New Roman" w:cs="Times New Roman"/>
        </w:rPr>
        <w:t xml:space="preserve">. There were tattoo makers in the Workshop </w:t>
      </w:r>
      <w:r w:rsidR="00E03063" w:rsidRPr="00082DC1">
        <w:rPr>
          <w:rFonts w:ascii="Times New Roman" w:hAnsi="Times New Roman" w:cs="Times New Roman"/>
        </w:rPr>
        <w:t>of course,</w:t>
      </w:r>
      <w:r w:rsidRPr="00082DC1">
        <w:rPr>
          <w:rFonts w:ascii="Times New Roman" w:hAnsi="Times New Roman" w:cs="Times New Roman"/>
        </w:rPr>
        <w:t xml:space="preserve"> but they served primarily the military or in the prisons to assign rank, honourable or infamous. </w:t>
      </w:r>
    </w:p>
    <w:p w14:paraId="64841037" w14:textId="77777777" w:rsidR="00EE58E9" w:rsidRPr="00082DC1" w:rsidRDefault="00A6389F" w:rsidP="00CC0FFF">
      <w:pPr>
        <w:spacing w:line="480" w:lineRule="auto"/>
        <w:rPr>
          <w:ins w:id="49" w:author="Emily Barrett" w:date="2026-01-30T12:58:00Z" w16du:dateUtc="2026-01-30T12:58:00Z"/>
          <w:rFonts w:ascii="Times New Roman" w:hAnsi="Times New Roman" w:cs="Times New Roman"/>
        </w:rPr>
      </w:pPr>
      <w:r w:rsidRPr="00082DC1">
        <w:rPr>
          <w:rFonts w:ascii="Times New Roman" w:hAnsi="Times New Roman" w:cs="Times New Roman"/>
        </w:rPr>
        <w:t>The Amateur cringed at having possibly stared too long, but was reassured by Ehkolei</w:t>
      </w:r>
      <w:r w:rsidR="00D81E38" w:rsidRPr="00082DC1">
        <w:rPr>
          <w:rFonts w:ascii="Times New Roman" w:hAnsi="Times New Roman" w:cs="Times New Roman"/>
        </w:rPr>
        <w:t>,</w:t>
      </w:r>
      <w:r w:rsidRPr="00082DC1">
        <w:rPr>
          <w:rFonts w:ascii="Times New Roman" w:hAnsi="Times New Roman" w:cs="Times New Roman"/>
        </w:rPr>
        <w:t xml:space="preserve"> "Worry not child, for if I did not mean to bare my soul I would not have decorated myself thus", gesturing roughly to the scars and faded ink, chuckling through his grin.</w:t>
      </w:r>
    </w:p>
    <w:p w14:paraId="147D9E41" w14:textId="206C2E29" w:rsidR="00EE58E9" w:rsidRPr="00082DC1" w:rsidRDefault="00A6389F" w:rsidP="00CC0FFF">
      <w:pPr>
        <w:spacing w:line="480" w:lineRule="auto"/>
        <w:rPr>
          <w:ins w:id="50" w:author="Emily Barrett" w:date="2026-01-30T12:58:00Z" w16du:dateUtc="2026-01-30T12:58:00Z"/>
          <w:rFonts w:ascii="Times New Roman" w:hAnsi="Times New Roman" w:cs="Times New Roman"/>
        </w:rPr>
      </w:pPr>
      <w:r w:rsidRPr="00082DC1">
        <w:rPr>
          <w:rFonts w:ascii="Times New Roman" w:hAnsi="Times New Roman" w:cs="Times New Roman"/>
        </w:rPr>
        <w:t xml:space="preserve"> "That's not the only thing he likes to bare, I would tread carefully around this 'savage' boy lest he draw his blades", Sudjia's humour like her laugh was sharp and bitter as lilac leaves, but from the resounding chorus of mirthful </w:t>
      </w:r>
      <w:r w:rsidR="00D81E38" w:rsidRPr="00082DC1">
        <w:rPr>
          <w:rFonts w:ascii="Times New Roman" w:hAnsi="Times New Roman" w:cs="Times New Roman"/>
        </w:rPr>
        <w:t>laughter including</w:t>
      </w:r>
      <w:r w:rsidRPr="00082DC1">
        <w:rPr>
          <w:rFonts w:ascii="Times New Roman" w:hAnsi="Times New Roman" w:cs="Times New Roman"/>
        </w:rPr>
        <w:t xml:space="preserve"> Ehkolei's own, it was probably good for the blood. </w:t>
      </w:r>
    </w:p>
    <w:p w14:paraId="0641E6DB" w14:textId="6035322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"Ah you cold witch</w:t>
      </w:r>
      <w:r w:rsidR="00B43DD4" w:rsidRPr="00082DC1">
        <w:rPr>
          <w:rFonts w:ascii="Times New Roman" w:hAnsi="Times New Roman" w:cs="Times New Roman"/>
        </w:rPr>
        <w:t>.</w:t>
      </w:r>
      <w:r w:rsidRPr="00082DC1">
        <w:rPr>
          <w:rFonts w:ascii="Times New Roman" w:hAnsi="Times New Roman" w:cs="Times New Roman"/>
        </w:rPr>
        <w:t xml:space="preserve"> I did not think you still had it in you. I thought perhaps after all these years being humourless and dry as a prune was just how you are"</w:t>
      </w:r>
      <w:r w:rsidR="00B43DD4" w:rsidRPr="00082DC1">
        <w:rPr>
          <w:rFonts w:ascii="Times New Roman" w:hAnsi="Times New Roman" w:cs="Times New Roman"/>
        </w:rPr>
        <w:t>.</w:t>
      </w:r>
      <w:r w:rsidRPr="00082DC1">
        <w:rPr>
          <w:rFonts w:ascii="Times New Roman" w:hAnsi="Times New Roman" w:cs="Times New Roman"/>
        </w:rPr>
        <w:t xml:space="preserve"> </w:t>
      </w:r>
      <w:r w:rsidR="00FE78A5" w:rsidRPr="00082DC1">
        <w:rPr>
          <w:rFonts w:ascii="Times New Roman" w:hAnsi="Times New Roman" w:cs="Times New Roman"/>
        </w:rPr>
        <w:t>A</w:t>
      </w:r>
      <w:r w:rsidRPr="00082DC1">
        <w:rPr>
          <w:rFonts w:ascii="Times New Roman" w:hAnsi="Times New Roman" w:cs="Times New Roman"/>
        </w:rPr>
        <w:t>nother roar of laughter resounded. The Amateur could not help but join in, an unusual warmth permeating him. Despite his earlier misgivings he was more open to being honest about himself and his business, the broad strokes of it anyway.</w:t>
      </w:r>
    </w:p>
    <w:p w14:paraId="7C5004FB" w14:textId="48E5526D" w:rsidR="00EE58E9" w:rsidRPr="00082DC1" w:rsidRDefault="00A6389F" w:rsidP="00CC0FFF">
      <w:pPr>
        <w:spacing w:line="480" w:lineRule="auto"/>
        <w:rPr>
          <w:ins w:id="51" w:author="Emily Barrett" w:date="2026-01-30T13:02:00Z" w16du:dateUtc="2026-01-30T13:02:00Z"/>
          <w:rFonts w:ascii="Times New Roman" w:hAnsi="Times New Roman" w:cs="Times New Roman"/>
        </w:rPr>
      </w:pPr>
      <w:r w:rsidRPr="00082DC1">
        <w:rPr>
          <w:rFonts w:ascii="Times New Roman" w:hAnsi="Times New Roman" w:cs="Times New Roman"/>
        </w:rPr>
        <w:t>"Now that's enough of introductions</w:t>
      </w:r>
      <w:r w:rsidR="00FE78A5" w:rsidRPr="00082DC1">
        <w:rPr>
          <w:rFonts w:ascii="Times New Roman" w:hAnsi="Times New Roman" w:cs="Times New Roman"/>
        </w:rPr>
        <w:t>, you</w:t>
      </w:r>
      <w:r w:rsidRPr="00082DC1">
        <w:rPr>
          <w:rFonts w:ascii="Times New Roman" w:hAnsi="Times New Roman" w:cs="Times New Roman"/>
        </w:rPr>
        <w:t xml:space="preserve"> must be hungry Peq</w:t>
      </w:r>
      <w:r w:rsidR="00FE78A5" w:rsidRPr="00082DC1">
        <w:rPr>
          <w:rFonts w:ascii="Times New Roman" w:hAnsi="Times New Roman" w:cs="Times New Roman"/>
        </w:rPr>
        <w:t>.</w:t>
      </w:r>
      <w:r w:rsidRPr="00082DC1">
        <w:rPr>
          <w:rFonts w:ascii="Times New Roman" w:hAnsi="Times New Roman" w:cs="Times New Roman"/>
        </w:rPr>
        <w:t xml:space="preserve"> I know I am</w:t>
      </w:r>
      <w:r w:rsidR="00FE78A5" w:rsidRPr="00082DC1">
        <w:rPr>
          <w:rFonts w:ascii="Times New Roman" w:hAnsi="Times New Roman" w:cs="Times New Roman"/>
        </w:rPr>
        <w:t>,</w:t>
      </w:r>
      <w:r w:rsidRPr="00082DC1">
        <w:rPr>
          <w:rFonts w:ascii="Times New Roman" w:hAnsi="Times New Roman" w:cs="Times New Roman"/>
        </w:rPr>
        <w:t xml:space="preserve"> so let us eat!" </w:t>
      </w:r>
      <w:r w:rsidR="00FE78A5" w:rsidRPr="00082DC1">
        <w:rPr>
          <w:rFonts w:ascii="Times New Roman" w:hAnsi="Times New Roman" w:cs="Times New Roman"/>
        </w:rPr>
        <w:t>Shortly,</w:t>
      </w:r>
      <w:r w:rsidRPr="00082DC1">
        <w:rPr>
          <w:rFonts w:ascii="Times New Roman" w:hAnsi="Times New Roman" w:cs="Times New Roman"/>
        </w:rPr>
        <w:t xml:space="preserve"> waiters </w:t>
      </w:r>
      <w:r w:rsidR="00FE78A5" w:rsidRPr="00082DC1">
        <w:rPr>
          <w:rFonts w:ascii="Times New Roman" w:hAnsi="Times New Roman" w:cs="Times New Roman"/>
        </w:rPr>
        <w:t xml:space="preserve">arrived </w:t>
      </w:r>
      <w:r w:rsidRPr="00082DC1">
        <w:rPr>
          <w:rFonts w:ascii="Times New Roman" w:hAnsi="Times New Roman" w:cs="Times New Roman"/>
        </w:rPr>
        <w:t xml:space="preserve">carrying plates of food on </w:t>
      </w:r>
      <w:r w:rsidR="001C7099" w:rsidRPr="00082DC1">
        <w:rPr>
          <w:rFonts w:ascii="Times New Roman" w:hAnsi="Times New Roman" w:cs="Times New Roman"/>
        </w:rPr>
        <w:t>oval, silver</w:t>
      </w:r>
      <w:r w:rsidRPr="00082DC1">
        <w:rPr>
          <w:rFonts w:ascii="Times New Roman" w:hAnsi="Times New Roman" w:cs="Times New Roman"/>
        </w:rPr>
        <w:t xml:space="preserve"> trays. The </w:t>
      </w:r>
      <w:r w:rsidR="001C7099" w:rsidRPr="00082DC1">
        <w:rPr>
          <w:rFonts w:ascii="Times New Roman" w:hAnsi="Times New Roman" w:cs="Times New Roman"/>
        </w:rPr>
        <w:t>waiters were</w:t>
      </w:r>
      <w:r w:rsidRPr="00082DC1">
        <w:rPr>
          <w:rFonts w:ascii="Times New Roman" w:hAnsi="Times New Roman" w:cs="Times New Roman"/>
        </w:rPr>
        <w:t xml:space="preserve"> nimble and strong</w:t>
      </w:r>
      <w:r w:rsidR="001C7099" w:rsidRPr="00082DC1">
        <w:rPr>
          <w:rFonts w:ascii="Times New Roman" w:hAnsi="Times New Roman" w:cs="Times New Roman"/>
        </w:rPr>
        <w:t xml:space="preserve">, </w:t>
      </w:r>
      <w:r w:rsidRPr="00082DC1">
        <w:rPr>
          <w:rFonts w:ascii="Times New Roman" w:hAnsi="Times New Roman" w:cs="Times New Roman"/>
        </w:rPr>
        <w:t xml:space="preserve">balancing the dishes and </w:t>
      </w:r>
      <w:r w:rsidR="006D5C22" w:rsidRPr="00082DC1">
        <w:rPr>
          <w:rFonts w:ascii="Times New Roman" w:hAnsi="Times New Roman" w:cs="Times New Roman"/>
        </w:rPr>
        <w:t xml:space="preserve">serving </w:t>
      </w:r>
      <w:r w:rsidRPr="00082DC1">
        <w:rPr>
          <w:rFonts w:ascii="Times New Roman" w:hAnsi="Times New Roman" w:cs="Times New Roman"/>
        </w:rPr>
        <w:t>each of the company</w:t>
      </w:r>
      <w:r w:rsidR="006D5C22" w:rsidRPr="00082DC1">
        <w:rPr>
          <w:rFonts w:ascii="Times New Roman" w:hAnsi="Times New Roman" w:cs="Times New Roman"/>
        </w:rPr>
        <w:t xml:space="preserve"> personally</w:t>
      </w:r>
      <w:r w:rsidRPr="00082DC1">
        <w:rPr>
          <w:rFonts w:ascii="Times New Roman" w:hAnsi="Times New Roman" w:cs="Times New Roman"/>
        </w:rPr>
        <w:t xml:space="preserve">, whilst also filling </w:t>
      </w:r>
      <w:r w:rsidR="006D5C22" w:rsidRPr="00082DC1">
        <w:rPr>
          <w:rFonts w:ascii="Times New Roman" w:hAnsi="Times New Roman" w:cs="Times New Roman"/>
        </w:rPr>
        <w:t xml:space="preserve">their </w:t>
      </w:r>
      <w:r w:rsidR="00784EDE" w:rsidRPr="00082DC1">
        <w:rPr>
          <w:rFonts w:ascii="Times New Roman" w:hAnsi="Times New Roman" w:cs="Times New Roman"/>
        </w:rPr>
        <w:t>glasses</w:t>
      </w:r>
      <w:r w:rsidRPr="00082DC1">
        <w:rPr>
          <w:rFonts w:ascii="Times New Roman" w:hAnsi="Times New Roman" w:cs="Times New Roman"/>
        </w:rPr>
        <w:t xml:space="preserve"> from brass carafes of chilled wine. The first course was street food. </w:t>
      </w:r>
      <w:r w:rsidR="00A54F5B" w:rsidRPr="00082DC1">
        <w:rPr>
          <w:rFonts w:ascii="Times New Roman" w:hAnsi="Times New Roman" w:cs="Times New Roman"/>
        </w:rPr>
        <w:t>These small fried lentil baskets</w:t>
      </w:r>
      <w:r w:rsidRPr="00082DC1">
        <w:rPr>
          <w:rFonts w:ascii="Times New Roman" w:hAnsi="Times New Roman" w:cs="Times New Roman"/>
        </w:rPr>
        <w:t xml:space="preserve"> filled with potato mash and spiced </w:t>
      </w:r>
      <w:r w:rsidR="00A54F5B" w:rsidRPr="00082DC1">
        <w:rPr>
          <w:rFonts w:ascii="Times New Roman" w:hAnsi="Times New Roman" w:cs="Times New Roman"/>
        </w:rPr>
        <w:t xml:space="preserve">sauce, </w:t>
      </w:r>
      <w:r w:rsidRPr="00082DC1">
        <w:rPr>
          <w:rFonts w:ascii="Times New Roman" w:hAnsi="Times New Roman" w:cs="Times New Roman"/>
        </w:rPr>
        <w:t xml:space="preserve">a burst of flavour in the mouth. Accompanying this a plate of puffed rice, fried noodles and pomegranate also covered in the spiced sauce, with tamarind and yogurt mixed in. </w:t>
      </w:r>
      <w:r w:rsidR="00A54F5B" w:rsidRPr="00082DC1">
        <w:rPr>
          <w:rFonts w:ascii="Times New Roman" w:hAnsi="Times New Roman" w:cs="Times New Roman"/>
        </w:rPr>
        <w:t>The boy</w:t>
      </w:r>
      <w:r w:rsidRPr="00082DC1">
        <w:rPr>
          <w:rFonts w:ascii="Times New Roman" w:hAnsi="Times New Roman" w:cs="Times New Roman"/>
        </w:rPr>
        <w:t xml:space="preserve"> was inundated with </w:t>
      </w:r>
      <w:r w:rsidR="00C74754" w:rsidRPr="00082DC1">
        <w:rPr>
          <w:rFonts w:ascii="Times New Roman" w:hAnsi="Times New Roman" w:cs="Times New Roman"/>
        </w:rPr>
        <w:t xml:space="preserve">the usual </w:t>
      </w:r>
      <w:r w:rsidRPr="00082DC1">
        <w:rPr>
          <w:rFonts w:ascii="Times New Roman" w:hAnsi="Times New Roman" w:cs="Times New Roman"/>
        </w:rPr>
        <w:t>question</w:t>
      </w:r>
      <w:r w:rsidR="00A54F5B" w:rsidRPr="00082DC1">
        <w:rPr>
          <w:rFonts w:ascii="Times New Roman" w:hAnsi="Times New Roman" w:cs="Times New Roman"/>
        </w:rPr>
        <w:t>s</w:t>
      </w:r>
      <w:r w:rsidRPr="00082DC1">
        <w:rPr>
          <w:rFonts w:ascii="Times New Roman" w:hAnsi="Times New Roman" w:cs="Times New Roman"/>
        </w:rPr>
        <w:t xml:space="preserve"> </w:t>
      </w:r>
      <w:r w:rsidR="00C74754" w:rsidRPr="00082DC1">
        <w:rPr>
          <w:rFonts w:ascii="Times New Roman" w:hAnsi="Times New Roman" w:cs="Times New Roman"/>
        </w:rPr>
        <w:t xml:space="preserve">about his origins </w:t>
      </w:r>
      <w:r w:rsidRPr="00082DC1">
        <w:rPr>
          <w:rFonts w:ascii="Times New Roman" w:hAnsi="Times New Roman" w:cs="Times New Roman"/>
        </w:rPr>
        <w:t xml:space="preserve">from the others and made sure to nurse his drink to keep his head. </w:t>
      </w:r>
      <w:r w:rsidRPr="00082DC1">
        <w:rPr>
          <w:rFonts w:ascii="Times New Roman" w:hAnsi="Times New Roman" w:cs="Times New Roman"/>
        </w:rPr>
        <w:lastRenderedPageBreak/>
        <w:t>He answered the</w:t>
      </w:r>
      <w:r w:rsidR="00C74754" w:rsidRPr="00082DC1">
        <w:rPr>
          <w:rFonts w:ascii="Times New Roman" w:hAnsi="Times New Roman" w:cs="Times New Roman"/>
        </w:rPr>
        <w:t>m</w:t>
      </w:r>
      <w:r w:rsidRPr="00082DC1">
        <w:rPr>
          <w:rFonts w:ascii="Times New Roman" w:hAnsi="Times New Roman" w:cs="Times New Roman"/>
        </w:rPr>
        <w:t xml:space="preserve"> </w:t>
      </w:r>
      <w:r w:rsidR="00A72C3F" w:rsidRPr="00082DC1">
        <w:rPr>
          <w:rFonts w:ascii="Times New Roman" w:hAnsi="Times New Roman" w:cs="Times New Roman"/>
        </w:rPr>
        <w:t xml:space="preserve">as </w:t>
      </w:r>
      <w:r w:rsidRPr="00082DC1">
        <w:rPr>
          <w:rFonts w:ascii="Times New Roman" w:hAnsi="Times New Roman" w:cs="Times New Roman"/>
        </w:rPr>
        <w:t xml:space="preserve">best he could about without straying into unnecessary detail about the Workshop and its happenings. </w:t>
      </w:r>
    </w:p>
    <w:p w14:paraId="1330744B" w14:textId="333BF68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Arlan particularly was interested in his medium of rendering. "So how is it you make these paints</w:t>
      </w:r>
      <w:ins w:id="52" w:author="Emily Barrett" w:date="2026-01-30T13:02:00Z" w16du:dateUtc="2026-01-30T13:02:00Z">
        <w:r w:rsidR="00EE58E9" w:rsidRPr="00082DC1">
          <w:rPr>
            <w:rFonts w:ascii="Times New Roman" w:hAnsi="Times New Roman" w:cs="Times New Roman"/>
          </w:rPr>
          <w:t>,</w:t>
        </w:r>
      </w:ins>
      <w:r w:rsidRPr="00082DC1">
        <w:rPr>
          <w:rFonts w:ascii="Times New Roman" w:hAnsi="Times New Roman" w:cs="Times New Roman"/>
        </w:rPr>
        <w:t xml:space="preserve">" he asked between mouthfuls of lamb, flatbread and lentil soup.     </w:t>
      </w:r>
    </w:p>
    <w:p w14:paraId="44EA21E9" w14:textId="3FDDBD6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150FFC" w:rsidRPr="00082DC1">
        <w:rPr>
          <w:rFonts w:ascii="Times New Roman" w:hAnsi="Times New Roman" w:cs="Times New Roman"/>
        </w:rPr>
        <w:t xml:space="preserve">A friend </w:t>
      </w:r>
      <w:r w:rsidRPr="00082DC1">
        <w:rPr>
          <w:rFonts w:ascii="Times New Roman" w:hAnsi="Times New Roman" w:cs="Times New Roman"/>
        </w:rPr>
        <w:t>of mine</w:t>
      </w:r>
      <w:r w:rsidR="00FE044E" w:rsidRPr="00082DC1">
        <w:rPr>
          <w:rFonts w:ascii="Times New Roman" w:hAnsi="Times New Roman" w:cs="Times New Roman"/>
        </w:rPr>
        <w:t>. H</w:t>
      </w:r>
      <w:r w:rsidRPr="00082DC1">
        <w:rPr>
          <w:rFonts w:ascii="Times New Roman" w:hAnsi="Times New Roman" w:cs="Times New Roman"/>
        </w:rPr>
        <w:t xml:space="preserve">e gives me the ingredients </w:t>
      </w:r>
      <w:r w:rsidR="00FE044E" w:rsidRPr="00082DC1">
        <w:rPr>
          <w:rFonts w:ascii="Times New Roman" w:hAnsi="Times New Roman" w:cs="Times New Roman"/>
        </w:rPr>
        <w:t>conjured</w:t>
      </w:r>
      <w:r w:rsidRPr="00082DC1">
        <w:rPr>
          <w:rFonts w:ascii="Times New Roman" w:hAnsi="Times New Roman" w:cs="Times New Roman"/>
        </w:rPr>
        <w:t xml:space="preserve"> from his mad old </w:t>
      </w:r>
      <w:r w:rsidR="00FE044E" w:rsidRPr="00082DC1">
        <w:rPr>
          <w:rFonts w:ascii="Times New Roman" w:hAnsi="Times New Roman" w:cs="Times New Roman"/>
        </w:rPr>
        <w:t>head,</w:t>
      </w:r>
      <w:r w:rsidRPr="00082DC1">
        <w:rPr>
          <w:rFonts w:ascii="Times New Roman" w:hAnsi="Times New Roman" w:cs="Times New Roman"/>
        </w:rPr>
        <w:t xml:space="preserve"> and I bring them to him. Different paints require different processes so you would have to be more specific."</w:t>
      </w:r>
    </w:p>
    <w:p w14:paraId="6523B81E" w14:textId="4AEBB68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"Alright. Red!" Aima exclaimed having swallowed her w</w:t>
      </w:r>
      <w:r w:rsidR="00FE044E" w:rsidRPr="00082DC1">
        <w:rPr>
          <w:rFonts w:ascii="Times New Roman" w:hAnsi="Times New Roman" w:cs="Times New Roman"/>
        </w:rPr>
        <w:t>ine</w:t>
      </w:r>
      <w:r w:rsidRPr="00082DC1">
        <w:rPr>
          <w:rFonts w:ascii="Times New Roman" w:hAnsi="Times New Roman" w:cs="Times New Roman"/>
        </w:rPr>
        <w:t>.</w:t>
      </w:r>
    </w:p>
    <w:p w14:paraId="53B5F446" w14:textId="524E0211" w:rsidR="007B7BE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"From cinnabark,</w:t>
      </w:r>
      <w:r w:rsidR="00247620" w:rsidRPr="00082DC1">
        <w:rPr>
          <w:rFonts w:ascii="Times New Roman" w:hAnsi="Times New Roman" w:cs="Times New Roman"/>
        </w:rPr>
        <w:t xml:space="preserve"> </w:t>
      </w:r>
      <w:r w:rsidRPr="00082DC1">
        <w:rPr>
          <w:rFonts w:ascii="Times New Roman" w:hAnsi="Times New Roman" w:cs="Times New Roman"/>
        </w:rPr>
        <w:t>shave</w:t>
      </w:r>
      <w:r w:rsidR="00247620" w:rsidRPr="00082DC1">
        <w:rPr>
          <w:rFonts w:ascii="Times New Roman" w:hAnsi="Times New Roman" w:cs="Times New Roman"/>
        </w:rPr>
        <w:t>d</w:t>
      </w:r>
      <w:r w:rsidRPr="00082DC1">
        <w:rPr>
          <w:rFonts w:ascii="Times New Roman" w:hAnsi="Times New Roman" w:cs="Times New Roman"/>
        </w:rPr>
        <w:t xml:space="preserve"> off the trunks of ferro trees. </w:t>
      </w:r>
      <w:r w:rsidR="00247620" w:rsidRPr="00082DC1">
        <w:rPr>
          <w:rFonts w:ascii="Times New Roman" w:hAnsi="Times New Roman" w:cs="Times New Roman"/>
        </w:rPr>
        <w:t xml:space="preserve">One </w:t>
      </w:r>
      <w:r w:rsidRPr="00082DC1">
        <w:rPr>
          <w:rFonts w:ascii="Times New Roman" w:hAnsi="Times New Roman" w:cs="Times New Roman"/>
        </w:rPr>
        <w:t>of the first pigments we learn to make</w:t>
      </w:r>
      <w:r w:rsidR="00247620" w:rsidRPr="00082DC1">
        <w:rPr>
          <w:rFonts w:ascii="Times New Roman" w:hAnsi="Times New Roman" w:cs="Times New Roman"/>
        </w:rPr>
        <w:t>.</w:t>
      </w:r>
      <w:r w:rsidRPr="00082DC1">
        <w:rPr>
          <w:rFonts w:ascii="Times New Roman" w:hAnsi="Times New Roman" w:cs="Times New Roman"/>
        </w:rPr>
        <w:t xml:space="preserve"> </w:t>
      </w:r>
      <w:r w:rsidR="00247620" w:rsidRPr="00082DC1">
        <w:rPr>
          <w:rFonts w:ascii="Times New Roman" w:hAnsi="Times New Roman" w:cs="Times New Roman"/>
        </w:rPr>
        <w:t>Sweltering</w:t>
      </w:r>
      <w:r w:rsidRPr="00082DC1">
        <w:rPr>
          <w:rFonts w:ascii="Times New Roman" w:hAnsi="Times New Roman" w:cs="Times New Roman"/>
        </w:rPr>
        <w:t xml:space="preserve"> days in the dry season</w:t>
      </w:r>
      <w:r w:rsidR="00247620" w:rsidRPr="00082DC1">
        <w:rPr>
          <w:rFonts w:ascii="Times New Roman" w:hAnsi="Times New Roman" w:cs="Times New Roman"/>
        </w:rPr>
        <w:t xml:space="preserve">, </w:t>
      </w:r>
      <w:r w:rsidRPr="00082DC1">
        <w:rPr>
          <w:rFonts w:ascii="Times New Roman" w:hAnsi="Times New Roman" w:cs="Times New Roman"/>
        </w:rPr>
        <w:t xml:space="preserve">hacking at </w:t>
      </w:r>
      <w:r w:rsidR="0047158B" w:rsidRPr="00082DC1">
        <w:rPr>
          <w:rFonts w:ascii="Times New Roman" w:hAnsi="Times New Roman" w:cs="Times New Roman"/>
        </w:rPr>
        <w:t>ferroes</w:t>
      </w:r>
      <w:r w:rsidRPr="00082DC1">
        <w:rPr>
          <w:rFonts w:ascii="Times New Roman" w:hAnsi="Times New Roman" w:cs="Times New Roman"/>
        </w:rPr>
        <w:t xml:space="preserve"> when the bark is brittle enough to chip off. They do not grow naturally on the </w:t>
      </w:r>
      <w:r w:rsidR="00BF4AFF" w:rsidRPr="00082DC1">
        <w:rPr>
          <w:rFonts w:ascii="Times New Roman" w:hAnsi="Times New Roman" w:cs="Times New Roman"/>
        </w:rPr>
        <w:t>continent,</w:t>
      </w:r>
      <w:r w:rsidRPr="00082DC1">
        <w:rPr>
          <w:rFonts w:ascii="Times New Roman" w:hAnsi="Times New Roman" w:cs="Times New Roman"/>
        </w:rPr>
        <w:t xml:space="preserve"> but our botanists are some of the </w:t>
      </w:r>
      <w:proofErr w:type="gramStart"/>
      <w:r w:rsidR="005C32BB" w:rsidRPr="00082DC1">
        <w:rPr>
          <w:rFonts w:ascii="Times New Roman" w:hAnsi="Times New Roman" w:cs="Times New Roman"/>
        </w:rPr>
        <w:t>best</w:t>
      </w:r>
      <w:proofErr w:type="gramEnd"/>
      <w:r w:rsidR="005C32BB" w:rsidRPr="00082DC1">
        <w:rPr>
          <w:rFonts w:ascii="Times New Roman" w:hAnsi="Times New Roman" w:cs="Times New Roman"/>
        </w:rPr>
        <w:t xml:space="preserve"> </w:t>
      </w:r>
      <w:r w:rsidRPr="00082DC1">
        <w:rPr>
          <w:rFonts w:ascii="Times New Roman" w:hAnsi="Times New Roman" w:cs="Times New Roman"/>
        </w:rPr>
        <w:t xml:space="preserve">in the Empire and have cultivated them for the purposes of the Workshop", he added with a touch of pride. They </w:t>
      </w:r>
      <w:r w:rsidR="00C91231" w:rsidRPr="00082DC1">
        <w:rPr>
          <w:rFonts w:ascii="Times New Roman" w:hAnsi="Times New Roman" w:cs="Times New Roman"/>
        </w:rPr>
        <w:t xml:space="preserve">looked at him </w:t>
      </w:r>
      <w:r w:rsidR="00AB6C65" w:rsidRPr="00082DC1">
        <w:rPr>
          <w:rFonts w:ascii="Times New Roman" w:hAnsi="Times New Roman" w:cs="Times New Roman"/>
        </w:rPr>
        <w:t>impassively</w:t>
      </w:r>
      <w:r w:rsidR="00C91231" w:rsidRPr="00082DC1">
        <w:rPr>
          <w:rFonts w:ascii="Times New Roman" w:hAnsi="Times New Roman" w:cs="Times New Roman"/>
        </w:rPr>
        <w:t xml:space="preserve">, </w:t>
      </w:r>
      <w:r w:rsidRPr="00082DC1">
        <w:rPr>
          <w:rFonts w:ascii="Times New Roman" w:hAnsi="Times New Roman" w:cs="Times New Roman"/>
        </w:rPr>
        <w:t>lapsing into a pensive quiet. Brom raised his glass in a toast, "to red".  The table responded in kind, "to red!"</w:t>
      </w:r>
    </w:p>
    <w:p w14:paraId="33FEDF9A" w14:textId="110DE52B" w:rsidR="007B7BE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others continued to chatter for a while, the Amateur </w:t>
      </w:r>
      <w:r w:rsidR="007B7BEF" w:rsidRPr="00082DC1">
        <w:rPr>
          <w:rFonts w:ascii="Times New Roman" w:hAnsi="Times New Roman" w:cs="Times New Roman"/>
        </w:rPr>
        <w:t>quietly</w:t>
      </w:r>
      <w:r w:rsidRPr="00082DC1">
        <w:rPr>
          <w:rFonts w:ascii="Times New Roman" w:hAnsi="Times New Roman" w:cs="Times New Roman"/>
        </w:rPr>
        <w:t xml:space="preserve"> </w:t>
      </w:r>
      <w:r w:rsidR="007B7BEF" w:rsidRPr="00082DC1">
        <w:rPr>
          <w:rFonts w:ascii="Times New Roman" w:hAnsi="Times New Roman" w:cs="Times New Roman"/>
        </w:rPr>
        <w:t>finishing</w:t>
      </w:r>
      <w:r w:rsidRPr="00082DC1">
        <w:rPr>
          <w:rFonts w:ascii="Times New Roman" w:hAnsi="Times New Roman" w:cs="Times New Roman"/>
        </w:rPr>
        <w:t xml:space="preserve"> his second course</w:t>
      </w:r>
      <w:r w:rsidR="007B7BEF" w:rsidRPr="00082DC1">
        <w:rPr>
          <w:rFonts w:ascii="Times New Roman" w:hAnsi="Times New Roman" w:cs="Times New Roman"/>
        </w:rPr>
        <w:t xml:space="preserve"> and third glass of wine</w:t>
      </w:r>
      <w:r w:rsidRPr="00082DC1">
        <w:rPr>
          <w:rFonts w:ascii="Times New Roman" w:hAnsi="Times New Roman" w:cs="Times New Roman"/>
        </w:rPr>
        <w:t>.</w:t>
      </w:r>
      <w:r w:rsidR="007B7BEF" w:rsidRPr="00082DC1">
        <w:rPr>
          <w:rFonts w:ascii="Times New Roman" w:hAnsi="Times New Roman" w:cs="Times New Roman"/>
        </w:rPr>
        <w:t xml:space="preserve"> By now truly </w:t>
      </w:r>
      <w:r w:rsidR="00523E27" w:rsidRPr="00082DC1">
        <w:rPr>
          <w:rFonts w:ascii="Times New Roman" w:hAnsi="Times New Roman" w:cs="Times New Roman"/>
        </w:rPr>
        <w:t>maudlin.</w:t>
      </w:r>
      <w:r w:rsidRPr="00082DC1">
        <w:rPr>
          <w:rFonts w:ascii="Times New Roman" w:hAnsi="Times New Roman" w:cs="Times New Roman"/>
        </w:rPr>
        <w:t xml:space="preserve"> When Brom had sent for dessert the boy turned to the table and </w:t>
      </w:r>
      <w:r w:rsidR="00523E27" w:rsidRPr="00082DC1">
        <w:rPr>
          <w:rFonts w:ascii="Times New Roman" w:hAnsi="Times New Roman" w:cs="Times New Roman"/>
        </w:rPr>
        <w:t>slurred</w:t>
      </w:r>
      <w:r w:rsidRPr="00082DC1">
        <w:rPr>
          <w:rFonts w:ascii="Times New Roman" w:hAnsi="Times New Roman" w:cs="Times New Roman"/>
        </w:rPr>
        <w:t xml:space="preserve"> "So how is it you all know each other?" The chatter stopped as the diners turned to each other for a moment, </w:t>
      </w:r>
      <w:r w:rsidR="00523E27" w:rsidRPr="00082DC1">
        <w:rPr>
          <w:rFonts w:ascii="Times New Roman" w:hAnsi="Times New Roman" w:cs="Times New Roman"/>
        </w:rPr>
        <w:t xml:space="preserve">eyeing </w:t>
      </w:r>
      <w:r w:rsidR="00C9252F" w:rsidRPr="00082DC1">
        <w:rPr>
          <w:rFonts w:ascii="Times New Roman" w:hAnsi="Times New Roman" w:cs="Times New Roman"/>
        </w:rPr>
        <w:t>one</w:t>
      </w:r>
      <w:r w:rsidR="00523E27" w:rsidRPr="00082DC1">
        <w:rPr>
          <w:rFonts w:ascii="Times New Roman" w:hAnsi="Times New Roman" w:cs="Times New Roman"/>
        </w:rPr>
        <w:t xml:space="preserve"> </w:t>
      </w:r>
      <w:r w:rsidR="00C9252F" w:rsidRPr="00082DC1">
        <w:rPr>
          <w:rFonts w:ascii="Times New Roman" w:hAnsi="Times New Roman" w:cs="Times New Roman"/>
        </w:rPr>
        <w:t>an</w:t>
      </w:r>
      <w:r w:rsidR="00523E27" w:rsidRPr="00082DC1">
        <w:rPr>
          <w:rFonts w:ascii="Times New Roman" w:hAnsi="Times New Roman" w:cs="Times New Roman"/>
        </w:rPr>
        <w:t>other sheepishly</w:t>
      </w:r>
      <w:r w:rsidRPr="00082DC1">
        <w:rPr>
          <w:rFonts w:ascii="Times New Roman" w:hAnsi="Times New Roman" w:cs="Times New Roman"/>
        </w:rPr>
        <w:t>. "Well</w:t>
      </w:r>
      <w:r w:rsidR="00D24A7D" w:rsidRPr="00082DC1">
        <w:rPr>
          <w:rFonts w:ascii="Times New Roman" w:hAnsi="Times New Roman" w:cs="Times New Roman"/>
        </w:rPr>
        <w:t>,</w:t>
      </w:r>
      <w:r w:rsidRPr="00082DC1">
        <w:rPr>
          <w:rFonts w:ascii="Times New Roman" w:hAnsi="Times New Roman" w:cs="Times New Roman"/>
        </w:rPr>
        <w:t xml:space="preserve"> it's a long story-" started Brom.</w:t>
      </w:r>
    </w:p>
    <w:p w14:paraId="6BF9B9AD" w14:textId="4C0391A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D24A7D" w:rsidRPr="00082DC1">
        <w:rPr>
          <w:rFonts w:ascii="Times New Roman" w:hAnsi="Times New Roman" w:cs="Times New Roman"/>
        </w:rPr>
        <w:t>Yes,</w:t>
      </w:r>
      <w:r w:rsidRPr="00082DC1">
        <w:rPr>
          <w:rFonts w:ascii="Times New Roman" w:hAnsi="Times New Roman" w:cs="Times New Roman"/>
        </w:rPr>
        <w:t xml:space="preserve"> it would take much too long to explain" continued Arlan, with Aima adding "</w:t>
      </w:r>
      <w:r w:rsidR="00C9252F" w:rsidRPr="00082DC1">
        <w:rPr>
          <w:rFonts w:ascii="Times New Roman" w:hAnsi="Times New Roman" w:cs="Times New Roman"/>
        </w:rPr>
        <w:t>r</w:t>
      </w:r>
      <w:r w:rsidRPr="00082DC1">
        <w:rPr>
          <w:rFonts w:ascii="Times New Roman" w:hAnsi="Times New Roman" w:cs="Times New Roman"/>
        </w:rPr>
        <w:t xml:space="preserve">eally not that interesting". </w:t>
      </w:r>
      <w:r w:rsidR="00D24A7D" w:rsidRPr="00082DC1">
        <w:rPr>
          <w:rFonts w:ascii="Times New Roman" w:hAnsi="Times New Roman" w:cs="Times New Roman"/>
        </w:rPr>
        <w:t>Finally,</w:t>
      </w:r>
      <w:r w:rsidRPr="00082DC1">
        <w:rPr>
          <w:rFonts w:ascii="Times New Roman" w:hAnsi="Times New Roman" w:cs="Times New Roman"/>
        </w:rPr>
        <w:t xml:space="preserve"> Ehkolei cut through</w:t>
      </w:r>
      <w:r w:rsidR="00BF4AFF" w:rsidRPr="00082DC1">
        <w:rPr>
          <w:rFonts w:ascii="Times New Roman" w:hAnsi="Times New Roman" w:cs="Times New Roman"/>
        </w:rPr>
        <w:t xml:space="preserve"> them,</w:t>
      </w:r>
      <w:r w:rsidRPr="00082DC1">
        <w:rPr>
          <w:rFonts w:ascii="Times New Roman" w:hAnsi="Times New Roman" w:cs="Times New Roman"/>
        </w:rPr>
        <w:t xml:space="preserve"> "</w:t>
      </w:r>
      <w:r w:rsidR="00BF4AFF" w:rsidRPr="00082DC1">
        <w:rPr>
          <w:rFonts w:ascii="Times New Roman" w:hAnsi="Times New Roman" w:cs="Times New Roman"/>
        </w:rPr>
        <w:t>w</w:t>
      </w:r>
      <w:r w:rsidRPr="00082DC1">
        <w:rPr>
          <w:rFonts w:ascii="Times New Roman" w:hAnsi="Times New Roman" w:cs="Times New Roman"/>
        </w:rPr>
        <w:t xml:space="preserve">e sailed together for a time. Back when the continent wore many more colours and there were flags aplenty, we were terrors of the sea." </w:t>
      </w:r>
    </w:p>
    <w:p w14:paraId="485F2485" w14:textId="3B8C3BA0" w:rsidR="000536B9" w:rsidRPr="00082DC1" w:rsidRDefault="00A6389F" w:rsidP="00CC0FFF">
      <w:pPr>
        <w:spacing w:line="480" w:lineRule="auto"/>
        <w:rPr>
          <w:ins w:id="53" w:author="Emily Barrett" w:date="2026-01-30T13:05:00Z" w16du:dateUtc="2026-01-30T13:05:00Z"/>
          <w:rFonts w:ascii="Times New Roman" w:hAnsi="Times New Roman" w:cs="Times New Roman"/>
        </w:rPr>
      </w:pPr>
      <w:r w:rsidRPr="00082DC1">
        <w:rPr>
          <w:rFonts w:ascii="Times New Roman" w:hAnsi="Times New Roman" w:cs="Times New Roman"/>
        </w:rPr>
        <w:lastRenderedPageBreak/>
        <w:t xml:space="preserve">Music and laughter wafted up the stairs. The boy was not sure how to receive this news, partly because Ehkolei's declaiming obscured what he meant. "Pirates boy is what we were" Sudjia stated with slight exasperation, seeing the confusion on the Amateur's face. </w:t>
      </w:r>
    </w:p>
    <w:p w14:paraId="6654FFCE" w14:textId="47A4C6A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There was a sinking feeling in the pit of the boy's stomach. Piracy was illegal and retroactively penalised by decree of the Empress. As</w:t>
      </w:r>
      <w:r w:rsidR="00311CB8" w:rsidRPr="00082DC1">
        <w:rPr>
          <w:rFonts w:ascii="Times New Roman" w:hAnsi="Times New Roman" w:cs="Times New Roman"/>
        </w:rPr>
        <w:t xml:space="preserve"> a citizen he would </w:t>
      </w:r>
      <w:r w:rsidRPr="00082DC1">
        <w:rPr>
          <w:rFonts w:ascii="Times New Roman" w:hAnsi="Times New Roman" w:cs="Times New Roman"/>
        </w:rPr>
        <w:t xml:space="preserve">have to report this, no hiding it. </w:t>
      </w:r>
      <w:r w:rsidR="00A8173C" w:rsidRPr="00082DC1">
        <w:rPr>
          <w:rFonts w:ascii="Times New Roman" w:hAnsi="Times New Roman" w:cs="Times New Roman"/>
        </w:rPr>
        <w:t>There would be questions on his return. There were always questions</w:t>
      </w:r>
      <w:r w:rsidR="008B5EDB" w:rsidRPr="00082DC1">
        <w:rPr>
          <w:rFonts w:ascii="Times New Roman" w:hAnsi="Times New Roman" w:cs="Times New Roman"/>
        </w:rPr>
        <w:t>. He had never gotten away with a lie</w:t>
      </w:r>
      <w:r w:rsidRPr="00082DC1">
        <w:rPr>
          <w:rFonts w:ascii="Times New Roman" w:hAnsi="Times New Roman" w:cs="Times New Roman"/>
        </w:rPr>
        <w:t>. His trepidation must have shown on his face because Brom came to his rescue. "What's</w:t>
      </w:r>
      <w:r w:rsidR="00A8173C" w:rsidRPr="00082DC1">
        <w:rPr>
          <w:rFonts w:ascii="Times New Roman" w:hAnsi="Times New Roman" w:cs="Times New Roman"/>
        </w:rPr>
        <w:t xml:space="preserve"> wrong </w:t>
      </w:r>
      <w:r w:rsidRPr="00082DC1">
        <w:rPr>
          <w:rFonts w:ascii="Times New Roman" w:hAnsi="Times New Roman" w:cs="Times New Roman"/>
        </w:rPr>
        <w:t>son?"</w:t>
      </w:r>
    </w:p>
    <w:p w14:paraId="65E679A5" w14:textId="56508E4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"What do you mean what's </w:t>
      </w:r>
      <w:r w:rsidR="00A8173C" w:rsidRPr="00082DC1">
        <w:rPr>
          <w:rFonts w:ascii="Times New Roman" w:hAnsi="Times New Roman" w:cs="Times New Roman"/>
        </w:rPr>
        <w:t>wrong?</w:t>
      </w:r>
      <w:r w:rsidRPr="00082DC1">
        <w:rPr>
          <w:rFonts w:ascii="Times New Roman" w:hAnsi="Times New Roman" w:cs="Times New Roman"/>
        </w:rPr>
        <w:t xml:space="preserve"> He's an Imperial </w:t>
      </w:r>
      <w:r w:rsidR="00A8173C" w:rsidRPr="00082DC1">
        <w:rPr>
          <w:rFonts w:ascii="Times New Roman" w:hAnsi="Times New Roman" w:cs="Times New Roman"/>
        </w:rPr>
        <w:t>citizen</w:t>
      </w:r>
      <w:r w:rsidRPr="00082DC1">
        <w:rPr>
          <w:rFonts w:ascii="Times New Roman" w:hAnsi="Times New Roman" w:cs="Times New Roman"/>
        </w:rPr>
        <w:t xml:space="preserve"> and piracy is retroactively punished by Her Eminence's decree!" It was Arlan that spoke from across the table, his tone morphing into one of mock austerity as he recounted the law. He was cleaning his nails with a wicked blade. "</w:t>
      </w:r>
      <w:r w:rsidR="003F58B0" w:rsidRPr="00082DC1">
        <w:rPr>
          <w:rFonts w:ascii="Times New Roman" w:hAnsi="Times New Roman" w:cs="Times New Roman"/>
        </w:rPr>
        <w:t>Of course,</w:t>
      </w:r>
      <w:r w:rsidRPr="00082DC1">
        <w:rPr>
          <w:rFonts w:ascii="Times New Roman" w:hAnsi="Times New Roman" w:cs="Times New Roman"/>
        </w:rPr>
        <w:t xml:space="preserve"> </w:t>
      </w:r>
      <w:r w:rsidR="003F58B0" w:rsidRPr="00082DC1">
        <w:rPr>
          <w:rFonts w:ascii="Times New Roman" w:hAnsi="Times New Roman" w:cs="Times New Roman"/>
        </w:rPr>
        <w:t>t</w:t>
      </w:r>
      <w:r w:rsidRPr="00082DC1">
        <w:rPr>
          <w:rFonts w:ascii="Times New Roman" w:hAnsi="Times New Roman" w:cs="Times New Roman"/>
        </w:rPr>
        <w:t xml:space="preserve">he Empress must never find out." Something fell away behind </w:t>
      </w:r>
      <w:r w:rsidR="003F58B0" w:rsidRPr="00082DC1">
        <w:rPr>
          <w:rFonts w:ascii="Times New Roman" w:hAnsi="Times New Roman" w:cs="Times New Roman"/>
        </w:rPr>
        <w:t>the man’s</w:t>
      </w:r>
      <w:r w:rsidRPr="00082DC1">
        <w:rPr>
          <w:rFonts w:ascii="Times New Roman" w:hAnsi="Times New Roman" w:cs="Times New Roman"/>
        </w:rPr>
        <w:t xml:space="preserve"> eyes. Some human mask, and the Amateur felt himself </w:t>
      </w:r>
      <w:r w:rsidR="003F58B0" w:rsidRPr="00082DC1">
        <w:rPr>
          <w:rFonts w:ascii="Times New Roman" w:hAnsi="Times New Roman" w:cs="Times New Roman"/>
        </w:rPr>
        <w:t>revert</w:t>
      </w:r>
      <w:r w:rsidRPr="00082DC1">
        <w:rPr>
          <w:rFonts w:ascii="Times New Roman" w:hAnsi="Times New Roman" w:cs="Times New Roman"/>
        </w:rPr>
        <w:t xml:space="preserve"> to some </w:t>
      </w:r>
      <w:r w:rsidR="00AA64F6" w:rsidRPr="00082DC1">
        <w:rPr>
          <w:rFonts w:ascii="Times New Roman" w:hAnsi="Times New Roman" w:cs="Times New Roman"/>
        </w:rPr>
        <w:t>primal</w:t>
      </w:r>
      <w:r w:rsidRPr="00082DC1">
        <w:rPr>
          <w:rFonts w:ascii="Times New Roman" w:hAnsi="Times New Roman" w:cs="Times New Roman"/>
        </w:rPr>
        <w:t xml:space="preserve"> mode of being. Before his chair hit the floor Arlan had flown across the table, his dagger aimed at the boy's chest. It stopped just short. Brom's hand, scarred and weathered was wrapped around Arlan's wrist locking it in place. "Have you lost your wits, you bastard?"</w:t>
      </w:r>
    </w:p>
    <w:p w14:paraId="55D599CA" w14:textId="008EDAB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"Let go of me Brom</w:t>
      </w:r>
      <w:r w:rsidR="00C37661" w:rsidRPr="00082DC1">
        <w:rPr>
          <w:rFonts w:ascii="Times New Roman" w:hAnsi="Times New Roman" w:cs="Times New Roman"/>
        </w:rPr>
        <w:t>,</w:t>
      </w:r>
      <w:r w:rsidRPr="00082DC1">
        <w:rPr>
          <w:rFonts w:ascii="Times New Roman" w:hAnsi="Times New Roman" w:cs="Times New Roman"/>
        </w:rPr>
        <w:t xml:space="preserve"> I am only doing what I do for the good of all here!"</w:t>
      </w:r>
    </w:p>
    <w:p w14:paraId="7E79B4F8" w14:textId="32E57AF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C37661" w:rsidRPr="00082DC1">
        <w:rPr>
          <w:rFonts w:ascii="Times New Roman" w:hAnsi="Times New Roman" w:cs="Times New Roman"/>
        </w:rPr>
        <w:t>Oh,</w:t>
      </w:r>
      <w:r w:rsidRPr="00082DC1">
        <w:rPr>
          <w:rFonts w:ascii="Times New Roman" w:hAnsi="Times New Roman" w:cs="Times New Roman"/>
        </w:rPr>
        <w:t xml:space="preserve"> is that right</w:t>
      </w:r>
      <w:r w:rsidR="00C37661" w:rsidRPr="00082DC1">
        <w:rPr>
          <w:rFonts w:ascii="Times New Roman" w:hAnsi="Times New Roman" w:cs="Times New Roman"/>
        </w:rPr>
        <w:t>? B</w:t>
      </w:r>
      <w:r w:rsidRPr="00082DC1">
        <w:rPr>
          <w:rFonts w:ascii="Times New Roman" w:hAnsi="Times New Roman" w:cs="Times New Roman"/>
        </w:rPr>
        <w:t>utchering children is for the greater good is it</w:t>
      </w:r>
      <w:ins w:id="54" w:author="Emily Barrett" w:date="2026-01-30T13:06:00Z" w16du:dateUtc="2026-01-30T13:06:00Z">
        <w:r w:rsidR="00E56B47" w:rsidRPr="00082DC1">
          <w:rPr>
            <w:rFonts w:ascii="Times New Roman" w:hAnsi="Times New Roman" w:cs="Times New Roman"/>
          </w:rPr>
          <w:t>,</w:t>
        </w:r>
      </w:ins>
      <w:r w:rsidRPr="00082DC1">
        <w:rPr>
          <w:rFonts w:ascii="Times New Roman" w:hAnsi="Times New Roman" w:cs="Times New Roman"/>
        </w:rPr>
        <w:t>"</w:t>
      </w:r>
      <w:del w:id="55" w:author="Emily Barrett" w:date="2026-01-30T13:06:00Z" w16du:dateUtc="2026-01-30T13:06:00Z">
        <w:r w:rsidRPr="00082DC1" w:rsidDel="00E56B47">
          <w:rPr>
            <w:rFonts w:ascii="Times New Roman" w:hAnsi="Times New Roman" w:cs="Times New Roman"/>
          </w:rPr>
          <w:delText>,</w:delText>
        </w:r>
      </w:del>
      <w:r w:rsidRPr="00082DC1">
        <w:rPr>
          <w:rFonts w:ascii="Times New Roman" w:hAnsi="Times New Roman" w:cs="Times New Roman"/>
        </w:rPr>
        <w:t xml:space="preserve"> Brom's eyes were </w:t>
      </w:r>
      <w:r w:rsidR="001D7EBD" w:rsidRPr="00082DC1">
        <w:rPr>
          <w:rFonts w:ascii="Times New Roman" w:hAnsi="Times New Roman" w:cs="Times New Roman"/>
        </w:rPr>
        <w:t>unwavering before Arlan’s challenge</w:t>
      </w:r>
      <w:r w:rsidRPr="00082DC1">
        <w:rPr>
          <w:rFonts w:ascii="Times New Roman" w:hAnsi="Times New Roman" w:cs="Times New Roman"/>
        </w:rPr>
        <w:t>.</w:t>
      </w:r>
    </w:p>
    <w:p w14:paraId="1E207F17" w14:textId="74395D1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Empress will find us you old sot, if this little </w:t>
      </w:r>
      <w:r w:rsidR="00B03206" w:rsidRPr="00082DC1">
        <w:rPr>
          <w:rFonts w:ascii="Times New Roman" w:hAnsi="Times New Roman" w:cs="Times New Roman"/>
        </w:rPr>
        <w:t>sheep of hers</w:t>
      </w:r>
      <w:r w:rsidRPr="00082DC1">
        <w:rPr>
          <w:rFonts w:ascii="Times New Roman" w:hAnsi="Times New Roman" w:cs="Times New Roman"/>
        </w:rPr>
        <w:t xml:space="preserve"> is not silenced then we're all dead</w:t>
      </w:r>
      <w:r w:rsidR="00B03206" w:rsidRPr="00082DC1">
        <w:rPr>
          <w:rFonts w:ascii="Times New Roman" w:hAnsi="Times New Roman" w:cs="Times New Roman"/>
        </w:rPr>
        <w:t>, or good as!</w:t>
      </w:r>
      <w:r w:rsidRPr="00082DC1">
        <w:rPr>
          <w:rFonts w:ascii="Times New Roman" w:hAnsi="Times New Roman" w:cs="Times New Roman"/>
        </w:rPr>
        <w:t>"</w:t>
      </w:r>
    </w:p>
    <w:p w14:paraId="5FB84588" w14:textId="2932C2F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 who had watched this exchange between two old friends finally regained his voice, in an exhalation of breath "I'm nothing more than a renderer, I will speak no word of </w:t>
      </w:r>
      <w:r w:rsidRPr="00082DC1">
        <w:rPr>
          <w:rFonts w:ascii="Times New Roman" w:hAnsi="Times New Roman" w:cs="Times New Roman"/>
        </w:rPr>
        <w:lastRenderedPageBreak/>
        <w:t>this to anyone</w:t>
      </w:r>
      <w:r w:rsidR="00B03206" w:rsidRPr="00082DC1">
        <w:rPr>
          <w:rFonts w:ascii="Times New Roman" w:hAnsi="Times New Roman" w:cs="Times New Roman"/>
        </w:rPr>
        <w:t>,</w:t>
      </w:r>
      <w:r w:rsidRPr="00082DC1">
        <w:rPr>
          <w:rFonts w:ascii="Times New Roman" w:hAnsi="Times New Roman" w:cs="Times New Roman"/>
        </w:rPr>
        <w:t xml:space="preserve"> let alone the Empress.</w:t>
      </w:r>
      <w:r w:rsidR="00B03206" w:rsidRPr="00082DC1">
        <w:rPr>
          <w:rFonts w:ascii="Times New Roman" w:hAnsi="Times New Roman" w:cs="Times New Roman"/>
        </w:rPr>
        <w:t xml:space="preserve"> The Empire is </w:t>
      </w:r>
      <w:r w:rsidR="001D7EBD" w:rsidRPr="00082DC1">
        <w:rPr>
          <w:rFonts w:ascii="Times New Roman" w:hAnsi="Times New Roman" w:cs="Times New Roman"/>
        </w:rPr>
        <w:t>large;</w:t>
      </w:r>
      <w:r w:rsidR="00B03206" w:rsidRPr="00082DC1">
        <w:rPr>
          <w:rFonts w:ascii="Times New Roman" w:hAnsi="Times New Roman" w:cs="Times New Roman"/>
        </w:rPr>
        <w:t xml:space="preserve"> I am sure you</w:t>
      </w:r>
      <w:r w:rsidR="00C12659" w:rsidRPr="00082DC1">
        <w:rPr>
          <w:rFonts w:ascii="Times New Roman" w:hAnsi="Times New Roman" w:cs="Times New Roman"/>
        </w:rPr>
        <w:t xml:space="preserve"> would be able to hide wherever you-</w:t>
      </w:r>
      <w:r w:rsidRPr="00082DC1">
        <w:rPr>
          <w:rFonts w:ascii="Times New Roman" w:hAnsi="Times New Roman" w:cs="Times New Roman"/>
        </w:rPr>
        <w:t>"</w:t>
      </w:r>
    </w:p>
    <w:p w14:paraId="3B506ABE" w14:textId="6AC93AE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"Shut your gob boy, we know what you are. </w:t>
      </w:r>
      <w:r w:rsidR="002F491C" w:rsidRPr="00082DC1">
        <w:rPr>
          <w:rFonts w:ascii="Times New Roman" w:hAnsi="Times New Roman" w:cs="Times New Roman"/>
        </w:rPr>
        <w:t>Piss-ant civilian, just doing his duty</w:t>
      </w:r>
      <w:ins w:id="56" w:author="Emily Barrett" w:date="2026-01-30T13:06:00Z" w16du:dateUtc="2026-01-30T13:06:00Z">
        <w:r w:rsidR="00E56B47" w:rsidRPr="00082DC1">
          <w:rPr>
            <w:rFonts w:ascii="Times New Roman" w:hAnsi="Times New Roman" w:cs="Times New Roman"/>
          </w:rPr>
          <w:t>,</w:t>
        </w:r>
      </w:ins>
      <w:r w:rsidRPr="00082DC1">
        <w:rPr>
          <w:rFonts w:ascii="Times New Roman" w:hAnsi="Times New Roman" w:cs="Times New Roman"/>
        </w:rPr>
        <w:t>"</w:t>
      </w:r>
      <w:r w:rsidR="002F491C" w:rsidRPr="00082DC1">
        <w:rPr>
          <w:rFonts w:ascii="Times New Roman" w:hAnsi="Times New Roman" w:cs="Times New Roman"/>
        </w:rPr>
        <w:t xml:space="preserve"> the mockery was </w:t>
      </w:r>
      <w:r w:rsidR="0057335E" w:rsidRPr="00082DC1">
        <w:rPr>
          <w:rFonts w:ascii="Times New Roman" w:hAnsi="Times New Roman" w:cs="Times New Roman"/>
        </w:rPr>
        <w:t>cutting, and the Amateur flushed as much with shame as from the wine.</w:t>
      </w:r>
    </w:p>
    <w:p w14:paraId="171BC9ED" w14:textId="61D2C25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"Arlan! </w:t>
      </w:r>
      <w:r w:rsidR="0057335E" w:rsidRPr="00082DC1">
        <w:rPr>
          <w:rFonts w:ascii="Times New Roman" w:hAnsi="Times New Roman" w:cs="Times New Roman"/>
        </w:rPr>
        <w:t>H</w:t>
      </w:r>
      <w:r w:rsidRPr="00082DC1">
        <w:rPr>
          <w:rFonts w:ascii="Times New Roman" w:hAnsi="Times New Roman" w:cs="Times New Roman"/>
        </w:rPr>
        <w:t xml:space="preserve">e has broken bread with us in </w:t>
      </w:r>
      <w:r w:rsidR="001E003E" w:rsidRPr="00082DC1">
        <w:rPr>
          <w:rFonts w:ascii="Times New Roman" w:hAnsi="Times New Roman" w:cs="Times New Roman"/>
        </w:rPr>
        <w:t xml:space="preserve">mine and Brom’s </w:t>
      </w:r>
      <w:r w:rsidRPr="00082DC1">
        <w:rPr>
          <w:rFonts w:ascii="Times New Roman" w:hAnsi="Times New Roman" w:cs="Times New Roman"/>
        </w:rPr>
        <w:t>home</w:t>
      </w:r>
      <w:ins w:id="57" w:author="Emily Barrett" w:date="2026-01-30T13:07:00Z" w16du:dateUtc="2026-01-30T13:07:00Z">
        <w:r w:rsidR="006F00BE" w:rsidRPr="00082DC1">
          <w:rPr>
            <w:rFonts w:ascii="Times New Roman" w:hAnsi="Times New Roman" w:cs="Times New Roman"/>
          </w:rPr>
          <w:t>,</w:t>
        </w:r>
      </w:ins>
      <w:r w:rsidRPr="00082DC1">
        <w:rPr>
          <w:rFonts w:ascii="Times New Roman" w:hAnsi="Times New Roman" w:cs="Times New Roman"/>
        </w:rPr>
        <w:t>" Aima</w:t>
      </w:r>
      <w:r w:rsidR="0057335E" w:rsidRPr="00082DC1">
        <w:rPr>
          <w:rFonts w:ascii="Times New Roman" w:hAnsi="Times New Roman" w:cs="Times New Roman"/>
        </w:rPr>
        <w:t xml:space="preserve"> warned</w:t>
      </w:r>
      <w:ins w:id="58" w:author="Emily Barrett" w:date="2026-01-30T13:07:00Z" w16du:dateUtc="2026-01-30T13:07:00Z">
        <w:r w:rsidR="006F00BE" w:rsidRPr="00082DC1">
          <w:rPr>
            <w:rFonts w:ascii="Times New Roman" w:hAnsi="Times New Roman" w:cs="Times New Roman"/>
          </w:rPr>
          <w:t>.</w:t>
        </w:r>
      </w:ins>
      <w:r w:rsidRPr="00082DC1">
        <w:rPr>
          <w:rFonts w:ascii="Times New Roman" w:hAnsi="Times New Roman" w:cs="Times New Roman"/>
        </w:rPr>
        <w:t xml:space="preserve"> </w:t>
      </w:r>
      <w:ins w:id="59" w:author="Emily Barrett" w:date="2026-01-30T13:07:00Z" w16du:dateUtc="2026-01-30T13:07:00Z">
        <w:r w:rsidR="006F00BE" w:rsidRPr="00082DC1">
          <w:rPr>
            <w:rFonts w:ascii="Times New Roman" w:hAnsi="Times New Roman" w:cs="Times New Roman"/>
          </w:rPr>
          <w:t>H</w:t>
        </w:r>
      </w:ins>
      <w:del w:id="60" w:author="Emily Barrett" w:date="2026-01-30T13:07:00Z" w16du:dateUtc="2026-01-30T13:07:00Z">
        <w:r w:rsidRPr="00082DC1" w:rsidDel="006F00BE">
          <w:rPr>
            <w:rFonts w:ascii="Times New Roman" w:hAnsi="Times New Roman" w:cs="Times New Roman"/>
          </w:rPr>
          <w:delText>h</w:delText>
        </w:r>
      </w:del>
      <w:r w:rsidRPr="00082DC1">
        <w:rPr>
          <w:rFonts w:ascii="Times New Roman" w:hAnsi="Times New Roman" w:cs="Times New Roman"/>
        </w:rPr>
        <w:t xml:space="preserve">er voice was </w:t>
      </w:r>
      <w:r w:rsidR="00C12659" w:rsidRPr="00082DC1">
        <w:rPr>
          <w:rFonts w:ascii="Times New Roman" w:hAnsi="Times New Roman" w:cs="Times New Roman"/>
        </w:rPr>
        <w:t>steel toned</w:t>
      </w:r>
      <w:ins w:id="61" w:author="Emily Barrett" w:date="2026-01-30T13:07:00Z" w16du:dateUtc="2026-01-30T13:07:00Z">
        <w:r w:rsidR="006F00BE" w:rsidRPr="00082DC1">
          <w:rPr>
            <w:rFonts w:ascii="Times New Roman" w:hAnsi="Times New Roman" w:cs="Times New Roman"/>
          </w:rPr>
          <w:t>,</w:t>
        </w:r>
      </w:ins>
      <w:r w:rsidRPr="00082DC1">
        <w:rPr>
          <w:rFonts w:ascii="Times New Roman" w:hAnsi="Times New Roman" w:cs="Times New Roman"/>
        </w:rPr>
        <w:t xml:space="preserve"> "you think he'</w:t>
      </w:r>
      <w:r w:rsidR="00FE077D" w:rsidRPr="00082DC1">
        <w:rPr>
          <w:rFonts w:ascii="Times New Roman" w:hAnsi="Times New Roman" w:cs="Times New Roman"/>
        </w:rPr>
        <w:t xml:space="preserve">ll </w:t>
      </w:r>
      <w:r w:rsidR="007A4926" w:rsidRPr="00082DC1">
        <w:rPr>
          <w:rFonts w:ascii="Times New Roman" w:hAnsi="Times New Roman" w:cs="Times New Roman"/>
        </w:rPr>
        <w:t>come on side</w:t>
      </w:r>
      <w:r w:rsidR="00FE077D" w:rsidRPr="00082DC1">
        <w:rPr>
          <w:rFonts w:ascii="Times New Roman" w:hAnsi="Times New Roman" w:cs="Times New Roman"/>
        </w:rPr>
        <w:t xml:space="preserve"> with you</w:t>
      </w:r>
      <w:r w:rsidR="007A4926" w:rsidRPr="00082DC1">
        <w:rPr>
          <w:rFonts w:ascii="Times New Roman" w:hAnsi="Times New Roman" w:cs="Times New Roman"/>
        </w:rPr>
        <w:t>r</w:t>
      </w:r>
      <w:r w:rsidR="00FE077D" w:rsidRPr="00082DC1">
        <w:rPr>
          <w:rFonts w:ascii="Times New Roman" w:hAnsi="Times New Roman" w:cs="Times New Roman"/>
        </w:rPr>
        <w:t xml:space="preserve"> </w:t>
      </w:r>
      <w:r w:rsidRPr="00082DC1">
        <w:rPr>
          <w:rFonts w:ascii="Times New Roman" w:hAnsi="Times New Roman" w:cs="Times New Roman"/>
        </w:rPr>
        <w:t>dagger to his chest!"</w:t>
      </w:r>
    </w:p>
    <w:p w14:paraId="201E46D7" w14:textId="4D84DC0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doubt it</w:t>
      </w:r>
      <w:r w:rsidR="007A4926" w:rsidRPr="00082DC1">
        <w:rPr>
          <w:rFonts w:ascii="Times New Roman" w:hAnsi="Times New Roman" w:cs="Times New Roman"/>
        </w:rPr>
        <w:t>.</w:t>
      </w:r>
      <w:r w:rsidRPr="00082DC1">
        <w:rPr>
          <w:rFonts w:ascii="Times New Roman" w:hAnsi="Times New Roman" w:cs="Times New Roman"/>
        </w:rPr>
        <w:t xml:space="preserve"> </w:t>
      </w:r>
      <w:r w:rsidR="007A4926" w:rsidRPr="00082DC1">
        <w:rPr>
          <w:rFonts w:ascii="Times New Roman" w:hAnsi="Times New Roman" w:cs="Times New Roman"/>
        </w:rPr>
        <w:t>B</w:t>
      </w:r>
      <w:r w:rsidRPr="00082DC1">
        <w:rPr>
          <w:rFonts w:ascii="Times New Roman" w:hAnsi="Times New Roman" w:cs="Times New Roman"/>
        </w:rPr>
        <w:t>etter he finishes the job</w:t>
      </w:r>
      <w:r w:rsidR="001E003E" w:rsidRPr="00082DC1">
        <w:rPr>
          <w:rFonts w:ascii="Times New Roman" w:hAnsi="Times New Roman" w:cs="Times New Roman"/>
        </w:rPr>
        <w:t>,</w:t>
      </w:r>
      <w:r w:rsidRPr="00082DC1">
        <w:rPr>
          <w:rFonts w:ascii="Times New Roman" w:hAnsi="Times New Roman" w:cs="Times New Roman"/>
        </w:rPr>
        <w:t xml:space="preserve"> come on Arlan</w:t>
      </w:r>
      <w:r w:rsidR="001E003E" w:rsidRPr="00082DC1">
        <w:rPr>
          <w:rFonts w:ascii="Times New Roman" w:hAnsi="Times New Roman" w:cs="Times New Roman"/>
        </w:rPr>
        <w:t>.</w:t>
      </w:r>
      <w:r w:rsidRPr="00082DC1">
        <w:rPr>
          <w:rFonts w:ascii="Times New Roman" w:hAnsi="Times New Roman" w:cs="Times New Roman"/>
        </w:rPr>
        <w:t xml:space="preserve"> </w:t>
      </w:r>
      <w:r w:rsidR="001E003E" w:rsidRPr="00082DC1">
        <w:rPr>
          <w:rFonts w:ascii="Times New Roman" w:hAnsi="Times New Roman" w:cs="Times New Roman"/>
        </w:rPr>
        <w:t>W</w:t>
      </w:r>
      <w:r w:rsidRPr="00082DC1">
        <w:rPr>
          <w:rFonts w:ascii="Times New Roman" w:hAnsi="Times New Roman" w:cs="Times New Roman"/>
        </w:rPr>
        <w:t>hen did you become so weak?"</w:t>
      </w:r>
    </w:p>
    <w:p w14:paraId="766D5598" w14:textId="77777777" w:rsidR="006F00BE" w:rsidRPr="00082DC1" w:rsidRDefault="00A6389F" w:rsidP="00CC0FFF">
      <w:pPr>
        <w:spacing w:line="480" w:lineRule="auto"/>
        <w:rPr>
          <w:ins w:id="62" w:author="Emily Barrett" w:date="2026-01-30T13:08:00Z" w16du:dateUtc="2026-01-30T13:08:00Z"/>
          <w:rFonts w:ascii="Times New Roman" w:hAnsi="Times New Roman" w:cs="Times New Roman"/>
        </w:rPr>
      </w:pPr>
      <w:r w:rsidRPr="00082DC1">
        <w:rPr>
          <w:rFonts w:ascii="Times New Roman" w:hAnsi="Times New Roman" w:cs="Times New Roman"/>
        </w:rPr>
        <w:t>"Silence Sudjia!" Brom hissed at her, irritated by her provocation. He paused to make sure the noise of the main bar was continuing as before. Whilst he was distracted Arlan redoubled his effort and the Amateur felt the point of the knife prick his sternum</w:t>
      </w:r>
      <w:r w:rsidR="007A4926" w:rsidRPr="00082DC1">
        <w:rPr>
          <w:rFonts w:ascii="Times New Roman" w:hAnsi="Times New Roman" w:cs="Times New Roman"/>
        </w:rPr>
        <w:t>. H</w:t>
      </w:r>
      <w:r w:rsidRPr="00082DC1">
        <w:rPr>
          <w:rFonts w:ascii="Times New Roman" w:hAnsi="Times New Roman" w:cs="Times New Roman"/>
        </w:rPr>
        <w:t xml:space="preserve">e let out a little yelp. Brom turned back, twisting Arlan's wrist, forcing him to corkscrew through the air and land nimbly on the wooden floorboards. There was no creak. Drawing himself up like a </w:t>
      </w:r>
      <w:r w:rsidR="00B26C95" w:rsidRPr="00082DC1">
        <w:rPr>
          <w:rFonts w:ascii="Times New Roman" w:hAnsi="Times New Roman" w:cs="Times New Roman"/>
        </w:rPr>
        <w:t xml:space="preserve">panther, </w:t>
      </w:r>
      <w:r w:rsidRPr="00082DC1">
        <w:rPr>
          <w:rFonts w:ascii="Times New Roman" w:hAnsi="Times New Roman" w:cs="Times New Roman"/>
        </w:rPr>
        <w:t xml:space="preserve">he moved to strike again. The Amateur instinctively shut </w:t>
      </w:r>
      <w:r w:rsidR="00B26C95" w:rsidRPr="00082DC1">
        <w:rPr>
          <w:rFonts w:ascii="Times New Roman" w:hAnsi="Times New Roman" w:cs="Times New Roman"/>
        </w:rPr>
        <w:t xml:space="preserve">his </w:t>
      </w:r>
      <w:r w:rsidRPr="00082DC1">
        <w:rPr>
          <w:rFonts w:ascii="Times New Roman" w:hAnsi="Times New Roman" w:cs="Times New Roman"/>
        </w:rPr>
        <w:t>eye</w:t>
      </w:r>
      <w:r w:rsidR="00B26C95" w:rsidRPr="00082DC1">
        <w:rPr>
          <w:rFonts w:ascii="Times New Roman" w:hAnsi="Times New Roman" w:cs="Times New Roman"/>
        </w:rPr>
        <w:t>s</w:t>
      </w:r>
      <w:r w:rsidRPr="00082DC1">
        <w:rPr>
          <w:rFonts w:ascii="Times New Roman" w:hAnsi="Times New Roman" w:cs="Times New Roman"/>
        </w:rPr>
        <w:t xml:space="preserve">. </w:t>
      </w:r>
      <w:r w:rsidR="00B26C95" w:rsidRPr="00082DC1">
        <w:rPr>
          <w:rFonts w:ascii="Times New Roman" w:hAnsi="Times New Roman" w:cs="Times New Roman"/>
        </w:rPr>
        <w:t xml:space="preserve">There was a </w:t>
      </w:r>
      <w:r w:rsidRPr="00082DC1">
        <w:rPr>
          <w:rFonts w:ascii="Times New Roman" w:hAnsi="Times New Roman" w:cs="Times New Roman"/>
        </w:rPr>
        <w:t>sound of crunching bone. When he opened them again,</w:t>
      </w:r>
      <w:r w:rsidR="00B26C95" w:rsidRPr="00082DC1">
        <w:rPr>
          <w:rFonts w:ascii="Times New Roman" w:hAnsi="Times New Roman" w:cs="Times New Roman"/>
        </w:rPr>
        <w:t xml:space="preserve"> E</w:t>
      </w:r>
      <w:r w:rsidRPr="00082DC1">
        <w:rPr>
          <w:rFonts w:ascii="Times New Roman" w:hAnsi="Times New Roman" w:cs="Times New Roman"/>
        </w:rPr>
        <w:t xml:space="preserve">hkolei stood before a kneeling Arlan. The dagger lay on the floor in front of the fire. </w:t>
      </w:r>
    </w:p>
    <w:p w14:paraId="4490735B" w14:textId="628A806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boy has a duty to discharge. He will not die until it is done."  Ehkolei turned to face the boy, </w:t>
      </w:r>
      <w:r w:rsidR="00CC1FD4" w:rsidRPr="00082DC1">
        <w:rPr>
          <w:rFonts w:ascii="Times New Roman" w:hAnsi="Times New Roman" w:cs="Times New Roman"/>
        </w:rPr>
        <w:t>and the earlier sense of familiarity grew.</w:t>
      </w:r>
    </w:p>
    <w:p w14:paraId="5E8603D2" w14:textId="77777777" w:rsidR="006F00BE" w:rsidRPr="00082DC1" w:rsidRDefault="00A6389F" w:rsidP="00CC0FFF">
      <w:pPr>
        <w:spacing w:line="480" w:lineRule="auto"/>
        <w:rPr>
          <w:ins w:id="63" w:author="Emily Barrett" w:date="2026-01-30T13:08:00Z" w16du:dateUtc="2026-01-30T13:08:00Z"/>
          <w:rFonts w:ascii="Times New Roman" w:hAnsi="Times New Roman" w:cs="Times New Roman"/>
        </w:rPr>
      </w:pPr>
      <w:r w:rsidRPr="00082DC1">
        <w:rPr>
          <w:rFonts w:ascii="Times New Roman" w:hAnsi="Times New Roman" w:cs="Times New Roman"/>
        </w:rPr>
        <w:t xml:space="preserve">"I know why you are here child. </w:t>
      </w:r>
      <w:r w:rsidR="001D4C06" w:rsidRPr="00082DC1">
        <w:rPr>
          <w:rFonts w:ascii="Times New Roman" w:hAnsi="Times New Roman" w:cs="Times New Roman"/>
        </w:rPr>
        <w:t xml:space="preserve">This isn’t a rest </w:t>
      </w:r>
      <w:r w:rsidR="00167EBB" w:rsidRPr="00082DC1">
        <w:rPr>
          <w:rFonts w:ascii="Times New Roman" w:hAnsi="Times New Roman" w:cs="Times New Roman"/>
        </w:rPr>
        <w:t>stop,</w:t>
      </w:r>
      <w:r w:rsidR="001D4C06" w:rsidRPr="00082DC1">
        <w:rPr>
          <w:rFonts w:ascii="Times New Roman" w:hAnsi="Times New Roman" w:cs="Times New Roman"/>
        </w:rPr>
        <w:t xml:space="preserve"> is it?</w:t>
      </w:r>
      <w:r w:rsidRPr="00082DC1">
        <w:rPr>
          <w:rFonts w:ascii="Times New Roman" w:hAnsi="Times New Roman" w:cs="Times New Roman"/>
        </w:rPr>
        <w:t xml:space="preserve"> </w:t>
      </w:r>
      <w:r w:rsidR="001D4C06" w:rsidRPr="00082DC1">
        <w:rPr>
          <w:rFonts w:ascii="Times New Roman" w:hAnsi="Times New Roman" w:cs="Times New Roman"/>
        </w:rPr>
        <w:t>Playing at a different life</w:t>
      </w:r>
      <w:r w:rsidR="008F671D" w:rsidRPr="00082DC1">
        <w:rPr>
          <w:rFonts w:ascii="Times New Roman" w:hAnsi="Times New Roman" w:cs="Times New Roman"/>
        </w:rPr>
        <w:t>, far away from prying eyes</w:t>
      </w:r>
      <w:r w:rsidRPr="00082DC1">
        <w:rPr>
          <w:rFonts w:ascii="Times New Roman" w:hAnsi="Times New Roman" w:cs="Times New Roman"/>
        </w:rPr>
        <w:t>. If only for a few days</w:t>
      </w:r>
      <w:ins w:id="64" w:author="Emily Barrett" w:date="2026-01-30T13:08:00Z" w16du:dateUtc="2026-01-30T13:08:00Z">
        <w:r w:rsidR="006F00BE" w:rsidRPr="00082DC1">
          <w:rPr>
            <w:rFonts w:ascii="Times New Roman" w:hAnsi="Times New Roman" w:cs="Times New Roman"/>
          </w:rPr>
          <w:t>,</w:t>
        </w:r>
      </w:ins>
      <w:r w:rsidRPr="00082DC1">
        <w:rPr>
          <w:rFonts w:ascii="Times New Roman" w:hAnsi="Times New Roman" w:cs="Times New Roman"/>
        </w:rPr>
        <w:t xml:space="preserve">" </w:t>
      </w:r>
      <w:r w:rsidR="008F671D" w:rsidRPr="00082DC1">
        <w:rPr>
          <w:rFonts w:ascii="Times New Roman" w:hAnsi="Times New Roman" w:cs="Times New Roman"/>
        </w:rPr>
        <w:t>the scarred man’s voice was edged with compassion.</w:t>
      </w:r>
      <w:r w:rsidR="008E5F99" w:rsidRPr="00082DC1">
        <w:rPr>
          <w:rFonts w:ascii="Times New Roman" w:hAnsi="Times New Roman" w:cs="Times New Roman"/>
        </w:rPr>
        <w:t xml:space="preserve"> His insight</w:t>
      </w:r>
      <w:r w:rsidRPr="00082DC1">
        <w:rPr>
          <w:rFonts w:ascii="Times New Roman" w:hAnsi="Times New Roman" w:cs="Times New Roman"/>
        </w:rPr>
        <w:t xml:space="preserve"> petrified the Amateur. He was sure that he had spoken only about his work and the time at the Workshop. Shame crawled over him. </w:t>
      </w:r>
    </w:p>
    <w:p w14:paraId="74A64E4F" w14:textId="228835D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do not know what you're talking about, I</w:t>
      </w:r>
      <w:r w:rsidR="008E5F99" w:rsidRPr="00082DC1">
        <w:rPr>
          <w:rFonts w:ascii="Times New Roman" w:hAnsi="Times New Roman" w:cs="Times New Roman"/>
        </w:rPr>
        <w:t xml:space="preserve">’m </w:t>
      </w:r>
      <w:r w:rsidRPr="00082DC1">
        <w:rPr>
          <w:rFonts w:ascii="Times New Roman" w:hAnsi="Times New Roman" w:cs="Times New Roman"/>
        </w:rPr>
        <w:t xml:space="preserve">simply resupplying on the way to the north. I am loyal to the Empress. I </w:t>
      </w:r>
      <w:r w:rsidR="008E5F99" w:rsidRPr="00082DC1">
        <w:rPr>
          <w:rFonts w:ascii="Times New Roman" w:hAnsi="Times New Roman" w:cs="Times New Roman"/>
        </w:rPr>
        <w:t>am honoured to be a member of the Workshop</w:t>
      </w:r>
      <w:r w:rsidRPr="00082DC1">
        <w:rPr>
          <w:rFonts w:ascii="Times New Roman" w:hAnsi="Times New Roman" w:cs="Times New Roman"/>
        </w:rPr>
        <w:t>."</w:t>
      </w:r>
    </w:p>
    <w:p w14:paraId="374A6805" w14:textId="77777777" w:rsidR="00972B50" w:rsidRPr="00082DC1" w:rsidRDefault="00A6389F" w:rsidP="00CC0FFF">
      <w:pPr>
        <w:spacing w:line="480" w:lineRule="auto"/>
        <w:rPr>
          <w:ins w:id="65" w:author="Emily Barrett" w:date="2026-01-30T13:09:00Z" w16du:dateUtc="2026-01-30T13:09:00Z"/>
          <w:rFonts w:ascii="Times New Roman" w:hAnsi="Times New Roman" w:cs="Times New Roman"/>
        </w:rPr>
      </w:pPr>
      <w:r w:rsidRPr="00082DC1">
        <w:rPr>
          <w:rFonts w:ascii="Times New Roman" w:hAnsi="Times New Roman" w:cs="Times New Roman"/>
        </w:rPr>
        <w:lastRenderedPageBreak/>
        <w:t xml:space="preserve">"Be careful how much you </w:t>
      </w:r>
      <w:r w:rsidR="00167EBB" w:rsidRPr="00082DC1">
        <w:rPr>
          <w:rFonts w:ascii="Times New Roman" w:hAnsi="Times New Roman" w:cs="Times New Roman"/>
        </w:rPr>
        <w:t>brag of that loyalty boy;</w:t>
      </w:r>
      <w:r w:rsidRPr="00082DC1">
        <w:rPr>
          <w:rFonts w:ascii="Times New Roman" w:hAnsi="Times New Roman" w:cs="Times New Roman"/>
        </w:rPr>
        <w:t xml:space="preserve"> you're in a room full of heretics" intoned Sudjia from the shadows. Ehkolei smiled and the play of firelight on his bronze, scarred face made of it a rictus mask terrifying the Amateur further. Yet there was </w:t>
      </w:r>
      <w:r w:rsidR="000E1AF7" w:rsidRPr="00082DC1">
        <w:rPr>
          <w:rFonts w:ascii="Times New Roman" w:hAnsi="Times New Roman" w:cs="Times New Roman"/>
        </w:rPr>
        <w:t>warmth</w:t>
      </w:r>
      <w:r w:rsidRPr="00082DC1">
        <w:rPr>
          <w:rFonts w:ascii="Times New Roman" w:hAnsi="Times New Roman" w:cs="Times New Roman"/>
        </w:rPr>
        <w:t xml:space="preserve"> in the man's eyes. "Listen child, I am aware your commission is to convene with my people in our lands to the north. For the invocation. Am I correct?" </w:t>
      </w:r>
    </w:p>
    <w:p w14:paraId="33562957" w14:textId="3B5A0F7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words set the Amateur to trembling. "How do you know that</w:t>
      </w:r>
      <w:r w:rsidR="00496081" w:rsidRPr="00082DC1">
        <w:rPr>
          <w:rFonts w:ascii="Times New Roman" w:hAnsi="Times New Roman" w:cs="Times New Roman"/>
        </w:rPr>
        <w:t>?</w:t>
      </w:r>
      <w:r w:rsidRPr="00082DC1">
        <w:rPr>
          <w:rFonts w:ascii="Times New Roman" w:hAnsi="Times New Roman" w:cs="Times New Roman"/>
        </w:rPr>
        <w:t>"</w:t>
      </w:r>
    </w:p>
    <w:p w14:paraId="698E22F3" w14:textId="77777777" w:rsidR="00972B50" w:rsidRPr="00082DC1" w:rsidRDefault="00A6389F" w:rsidP="00CC0FFF">
      <w:pPr>
        <w:spacing w:line="480" w:lineRule="auto"/>
        <w:rPr>
          <w:ins w:id="66" w:author="Emily Barrett" w:date="2026-01-30T13:09:00Z" w16du:dateUtc="2026-01-30T13:09:00Z"/>
          <w:rFonts w:ascii="Times New Roman" w:hAnsi="Times New Roman" w:cs="Times New Roman"/>
        </w:rPr>
      </w:pPr>
      <w:r w:rsidRPr="00082DC1">
        <w:rPr>
          <w:rFonts w:ascii="Times New Roman" w:hAnsi="Times New Roman" w:cs="Times New Roman"/>
        </w:rPr>
        <w:t xml:space="preserve">"I am a Child of the Gold Moon. We divined that a stranger would arrive </w:t>
      </w:r>
      <w:r w:rsidR="00A90DCC" w:rsidRPr="00082DC1">
        <w:rPr>
          <w:rFonts w:ascii="Times New Roman" w:hAnsi="Times New Roman" w:cs="Times New Roman"/>
        </w:rPr>
        <w:t>on the new moon,</w:t>
      </w:r>
      <w:r w:rsidRPr="00082DC1">
        <w:rPr>
          <w:rFonts w:ascii="Times New Roman" w:hAnsi="Times New Roman" w:cs="Times New Roman"/>
        </w:rPr>
        <w:t xml:space="preserve"> herald of </w:t>
      </w:r>
      <w:r w:rsidR="00A90DCC" w:rsidRPr="00082DC1">
        <w:rPr>
          <w:rFonts w:ascii="Times New Roman" w:hAnsi="Times New Roman" w:cs="Times New Roman"/>
        </w:rPr>
        <w:t xml:space="preserve">the </w:t>
      </w:r>
      <w:r w:rsidRPr="00082DC1">
        <w:rPr>
          <w:rFonts w:ascii="Times New Roman" w:hAnsi="Times New Roman" w:cs="Times New Roman"/>
        </w:rPr>
        <w:t xml:space="preserve">Empire. Come </w:t>
      </w:r>
      <w:r w:rsidR="00A90DCC" w:rsidRPr="00082DC1">
        <w:rPr>
          <w:rFonts w:ascii="Times New Roman" w:hAnsi="Times New Roman" w:cs="Times New Roman"/>
        </w:rPr>
        <w:t>offering</w:t>
      </w:r>
      <w:r w:rsidRPr="00082DC1">
        <w:rPr>
          <w:rFonts w:ascii="Times New Roman" w:hAnsi="Times New Roman" w:cs="Times New Roman"/>
        </w:rPr>
        <w:t xml:space="preserve"> a service of honouring our rituals. Pretences of course, disguising the kind of petty espionage that is the </w:t>
      </w:r>
      <w:r w:rsidR="000E1AF7" w:rsidRPr="00082DC1">
        <w:rPr>
          <w:rFonts w:ascii="Times New Roman" w:hAnsi="Times New Roman" w:cs="Times New Roman"/>
        </w:rPr>
        <w:t>lifeblood</w:t>
      </w:r>
      <w:r w:rsidRPr="00082DC1">
        <w:rPr>
          <w:rFonts w:ascii="Times New Roman" w:hAnsi="Times New Roman" w:cs="Times New Roman"/>
        </w:rPr>
        <w:t xml:space="preserve"> of empires. Bryton is the last outpost of your so-called civilisation before you enter wild land is it not Peq. I thought it prudent to come and welcome you." All eyes at the table turned to face the Amateur. </w:t>
      </w:r>
    </w:p>
    <w:p w14:paraId="0B7CAB27" w14:textId="0D7C031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"Is this true, Peq", Brom </w:t>
      </w:r>
      <w:r w:rsidR="000A1581" w:rsidRPr="00082DC1">
        <w:rPr>
          <w:rFonts w:ascii="Times New Roman" w:hAnsi="Times New Roman" w:cs="Times New Roman"/>
        </w:rPr>
        <w:t>whispered.</w:t>
      </w:r>
    </w:p>
    <w:p w14:paraId="48BEA1A7" w14:textId="49D7B7A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"There are hundreds of Imperial servants in the </w:t>
      </w:r>
      <w:r w:rsidR="00B6044D" w:rsidRPr="00082DC1">
        <w:rPr>
          <w:rFonts w:ascii="Times New Roman" w:hAnsi="Times New Roman" w:cs="Times New Roman"/>
        </w:rPr>
        <w:t>city,</w:t>
      </w:r>
      <w:r w:rsidRPr="00082DC1">
        <w:rPr>
          <w:rFonts w:ascii="Times New Roman" w:hAnsi="Times New Roman" w:cs="Times New Roman"/>
        </w:rPr>
        <w:t xml:space="preserve"> and no one has seen the commission apart from the city guards, how do you know this?"</w:t>
      </w:r>
    </w:p>
    <w:p w14:paraId="544C5D22" w14:textId="38C3602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"Is this true?" </w:t>
      </w:r>
      <w:r w:rsidR="000A1581" w:rsidRPr="00082DC1">
        <w:rPr>
          <w:rFonts w:ascii="Times New Roman" w:hAnsi="Times New Roman" w:cs="Times New Roman"/>
        </w:rPr>
        <w:t>the greybeard</w:t>
      </w:r>
      <w:r w:rsidRPr="00082DC1">
        <w:rPr>
          <w:rFonts w:ascii="Times New Roman" w:hAnsi="Times New Roman" w:cs="Times New Roman"/>
        </w:rPr>
        <w:t xml:space="preserve"> growled, walking around the chair to stand in front of the boy.</w:t>
      </w:r>
    </w:p>
    <w:p w14:paraId="0F99E955" w14:textId="77777777" w:rsidR="00F54F4B" w:rsidRPr="00082DC1" w:rsidRDefault="00A6389F" w:rsidP="00CC0FFF">
      <w:pPr>
        <w:spacing w:line="480" w:lineRule="auto"/>
        <w:rPr>
          <w:ins w:id="67" w:author="Emily Barrett" w:date="2026-01-30T13:10:00Z" w16du:dateUtc="2026-01-30T13:10:00Z"/>
          <w:rFonts w:ascii="Times New Roman" w:hAnsi="Times New Roman" w:cs="Times New Roman"/>
        </w:rPr>
      </w:pPr>
      <w:r w:rsidRPr="00082DC1">
        <w:rPr>
          <w:rFonts w:ascii="Times New Roman" w:hAnsi="Times New Roman" w:cs="Times New Roman"/>
        </w:rPr>
        <w:t xml:space="preserve">"I do not know. There are rumours of some of the older Amateurs' duties involving </w:t>
      </w:r>
      <w:r w:rsidR="00416A32" w:rsidRPr="00082DC1">
        <w:rPr>
          <w:rFonts w:ascii="Times New Roman" w:hAnsi="Times New Roman" w:cs="Times New Roman"/>
        </w:rPr>
        <w:t>reconnaissance,</w:t>
      </w:r>
      <w:r w:rsidRPr="00082DC1">
        <w:rPr>
          <w:rFonts w:ascii="Times New Roman" w:hAnsi="Times New Roman" w:cs="Times New Roman"/>
        </w:rPr>
        <w:t xml:space="preserve"> but I have not the faintest idea what is expected of me. This is the first assignment I have even suspected that this is what is required</w:t>
      </w:r>
      <w:r w:rsidR="00416A32" w:rsidRPr="00082DC1">
        <w:rPr>
          <w:rFonts w:ascii="Times New Roman" w:hAnsi="Times New Roman" w:cs="Times New Roman"/>
        </w:rPr>
        <w:t>. Dammit</w:t>
      </w:r>
      <w:r w:rsidRPr="00082DC1">
        <w:rPr>
          <w:rFonts w:ascii="Times New Roman" w:hAnsi="Times New Roman" w:cs="Times New Roman"/>
        </w:rPr>
        <w:t xml:space="preserve"> I have never been outside the Empire! How is it you know of the seal?" The Amateur could feel the desperation in his voice growing, mixed in with </w:t>
      </w:r>
      <w:r w:rsidR="00416A32" w:rsidRPr="00082DC1">
        <w:rPr>
          <w:rFonts w:ascii="Times New Roman" w:hAnsi="Times New Roman" w:cs="Times New Roman"/>
        </w:rPr>
        <w:t>petulant anger</w:t>
      </w:r>
      <w:r w:rsidRPr="00082DC1">
        <w:rPr>
          <w:rFonts w:ascii="Times New Roman" w:hAnsi="Times New Roman" w:cs="Times New Roman"/>
        </w:rPr>
        <w:t xml:space="preserve">. </w:t>
      </w:r>
    </w:p>
    <w:p w14:paraId="109DB68C" w14:textId="23B270B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tribesman passed his hand over his face and by some </w:t>
      </w:r>
      <w:r w:rsidR="00ED34DF" w:rsidRPr="00082DC1">
        <w:rPr>
          <w:rFonts w:ascii="Times New Roman" w:hAnsi="Times New Roman" w:cs="Times New Roman"/>
        </w:rPr>
        <w:t>glamour,</w:t>
      </w:r>
      <w:r w:rsidRPr="00082DC1">
        <w:rPr>
          <w:rFonts w:ascii="Times New Roman" w:hAnsi="Times New Roman" w:cs="Times New Roman"/>
        </w:rPr>
        <w:t xml:space="preserve"> it became the face of the tall guard he had met the night before last. There was a scaly quality to the phantom visage and the illusion dissipated after a few moments. The boy was speechless and his breath came </w:t>
      </w:r>
      <w:r w:rsidRPr="00082DC1">
        <w:rPr>
          <w:rFonts w:ascii="Times New Roman" w:hAnsi="Times New Roman" w:cs="Times New Roman"/>
        </w:rPr>
        <w:lastRenderedPageBreak/>
        <w:t>in short bursts as if he might faint. He began to gibber "I do not know, I really do not know what I must do please believe me!" Brom slapped him across the face. After recovering from the teeth clacking blow his breathing resumed its normal rhythm.</w:t>
      </w:r>
    </w:p>
    <w:p w14:paraId="0D70E07F" w14:textId="74F1421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"Do not lie boy</w:t>
      </w:r>
      <w:r w:rsidR="006E283F" w:rsidRPr="00082DC1">
        <w:rPr>
          <w:rFonts w:ascii="Times New Roman" w:hAnsi="Times New Roman" w:cs="Times New Roman"/>
        </w:rPr>
        <w:t>. Y</w:t>
      </w:r>
      <w:r w:rsidRPr="00082DC1">
        <w:rPr>
          <w:rFonts w:ascii="Times New Roman" w:hAnsi="Times New Roman" w:cs="Times New Roman"/>
        </w:rPr>
        <w:t>ou have betrayed my trust already. I invite you into my home to find that I am harbouring a</w:t>
      </w:r>
      <w:r w:rsidR="00C938C6" w:rsidRPr="00082DC1">
        <w:rPr>
          <w:rFonts w:ascii="Times New Roman" w:hAnsi="Times New Roman" w:cs="Times New Roman"/>
        </w:rPr>
        <w:t xml:space="preserve"> </w:t>
      </w:r>
      <w:r w:rsidR="00371F65" w:rsidRPr="00082DC1">
        <w:rPr>
          <w:rFonts w:ascii="Times New Roman" w:hAnsi="Times New Roman" w:cs="Times New Roman"/>
        </w:rPr>
        <w:t>hyena in sheep’s skin</w:t>
      </w:r>
      <w:r w:rsidR="00C938C6" w:rsidRPr="00082DC1">
        <w:rPr>
          <w:rFonts w:ascii="Times New Roman" w:hAnsi="Times New Roman" w:cs="Times New Roman"/>
        </w:rPr>
        <w:t>?”</w:t>
      </w:r>
    </w:p>
    <w:p w14:paraId="3E610E20" w14:textId="3BA1FDD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Amateur paled, tears springing to his eyes. Not only at the wrath that clouded Brom's brow but the hurt in his eyes which extinguished any trace of warmth</w:t>
      </w:r>
      <w:r w:rsidR="00BD3788" w:rsidRPr="00082DC1">
        <w:rPr>
          <w:rFonts w:ascii="Times New Roman" w:hAnsi="Times New Roman" w:cs="Times New Roman"/>
        </w:rPr>
        <w:t xml:space="preserve"> for the boy</w:t>
      </w:r>
      <w:r w:rsidRPr="00082DC1">
        <w:rPr>
          <w:rFonts w:ascii="Times New Roman" w:hAnsi="Times New Roman" w:cs="Times New Roman"/>
        </w:rPr>
        <w:t>.</w:t>
      </w:r>
    </w:p>
    <w:p w14:paraId="2C67BEFD" w14:textId="24816AF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"Arlan is right I should snuff you out right here and now. Take a finger and deliver it to th</w:t>
      </w:r>
      <w:r w:rsidR="008A53DE" w:rsidRPr="00082DC1">
        <w:rPr>
          <w:rFonts w:ascii="Times New Roman" w:hAnsi="Times New Roman" w:cs="Times New Roman"/>
        </w:rPr>
        <w:t>at carrion bird you call an Empress</w:t>
      </w:r>
      <w:r w:rsidR="00371F65" w:rsidRPr="00082DC1">
        <w:rPr>
          <w:rFonts w:ascii="Times New Roman" w:hAnsi="Times New Roman" w:cs="Times New Roman"/>
        </w:rPr>
        <w:t>!</w:t>
      </w:r>
      <w:r w:rsidRPr="00082DC1">
        <w:rPr>
          <w:rFonts w:ascii="Times New Roman" w:hAnsi="Times New Roman" w:cs="Times New Roman"/>
        </w:rPr>
        <w:t xml:space="preserve">" </w:t>
      </w:r>
      <w:r w:rsidR="00371F65" w:rsidRPr="00082DC1">
        <w:rPr>
          <w:rFonts w:ascii="Times New Roman" w:hAnsi="Times New Roman" w:cs="Times New Roman"/>
        </w:rPr>
        <w:t>H</w:t>
      </w:r>
      <w:r w:rsidRPr="00082DC1">
        <w:rPr>
          <w:rFonts w:ascii="Times New Roman" w:hAnsi="Times New Roman" w:cs="Times New Roman"/>
        </w:rPr>
        <w:t>e moved to throttle the child but again Ehkolei's arm barred him. "He is telling the truth. My friend, trust me. Divinations are like the shadows on the wall of a cave. Much is yet hidden in the fog of the future. The fate of my people and of this Empire."</w:t>
      </w:r>
    </w:p>
    <w:p w14:paraId="2316AFD3" w14:textId="5B00BEF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"What is to be done?" </w:t>
      </w:r>
      <w:r w:rsidR="005E3E96" w:rsidRPr="00082DC1">
        <w:rPr>
          <w:rFonts w:ascii="Times New Roman" w:hAnsi="Times New Roman" w:cs="Times New Roman"/>
        </w:rPr>
        <w:t>Aima addressed no one in particular</w:t>
      </w:r>
      <w:r w:rsidRPr="00082DC1">
        <w:rPr>
          <w:rFonts w:ascii="Times New Roman" w:hAnsi="Times New Roman" w:cs="Times New Roman"/>
        </w:rPr>
        <w:t>.</w:t>
      </w:r>
      <w:r w:rsidR="005E3E96" w:rsidRPr="00082DC1">
        <w:rPr>
          <w:rFonts w:ascii="Times New Roman" w:hAnsi="Times New Roman" w:cs="Times New Roman"/>
        </w:rPr>
        <w:t xml:space="preserve"> </w:t>
      </w:r>
    </w:p>
    <w:p w14:paraId="70C09674" w14:textId="1BBD004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 </w:t>
      </w:r>
      <w:r w:rsidR="008A3871" w:rsidRPr="00082DC1">
        <w:rPr>
          <w:rFonts w:ascii="Times New Roman" w:hAnsi="Times New Roman" w:cs="Times New Roman"/>
        </w:rPr>
        <w:t>will be</w:t>
      </w:r>
      <w:r w:rsidRPr="00082DC1">
        <w:rPr>
          <w:rFonts w:ascii="Times New Roman" w:hAnsi="Times New Roman" w:cs="Times New Roman"/>
        </w:rPr>
        <w:t xml:space="preserve"> my warrant</w:t>
      </w:r>
      <w:r w:rsidR="000E45EF" w:rsidRPr="00082DC1">
        <w:rPr>
          <w:rFonts w:ascii="Times New Roman" w:hAnsi="Times New Roman" w:cs="Times New Roman"/>
        </w:rPr>
        <w:t>.</w:t>
      </w:r>
      <w:r w:rsidRPr="00082DC1">
        <w:rPr>
          <w:rFonts w:ascii="Times New Roman" w:hAnsi="Times New Roman" w:cs="Times New Roman"/>
        </w:rPr>
        <w:t xml:space="preserve"> I will lead him to my </w:t>
      </w:r>
      <w:r w:rsidR="000E45EF" w:rsidRPr="00082DC1">
        <w:rPr>
          <w:rFonts w:ascii="Times New Roman" w:hAnsi="Times New Roman" w:cs="Times New Roman"/>
        </w:rPr>
        <w:t>people,</w:t>
      </w:r>
      <w:r w:rsidRPr="00082DC1">
        <w:rPr>
          <w:rFonts w:ascii="Times New Roman" w:hAnsi="Times New Roman" w:cs="Times New Roman"/>
        </w:rPr>
        <w:t xml:space="preserve"> and he will discharge his duty. If I sense betrayal, he dies</w:t>
      </w:r>
      <w:ins w:id="68" w:author="Emily Barrett" w:date="2026-01-30T13:10:00Z" w16du:dateUtc="2026-01-30T13:10:00Z">
        <w:r w:rsidR="00403AF4" w:rsidRPr="00082DC1">
          <w:rPr>
            <w:rFonts w:ascii="Times New Roman" w:hAnsi="Times New Roman" w:cs="Times New Roman"/>
          </w:rPr>
          <w:t>.</w:t>
        </w:r>
      </w:ins>
      <w:r w:rsidRPr="00082DC1">
        <w:rPr>
          <w:rFonts w:ascii="Times New Roman" w:hAnsi="Times New Roman" w:cs="Times New Roman"/>
        </w:rPr>
        <w:t xml:space="preserve">" </w:t>
      </w:r>
      <w:ins w:id="69" w:author="Emily Barrett" w:date="2026-01-30T13:11:00Z" w16du:dateUtc="2026-01-30T13:11:00Z">
        <w:r w:rsidR="00403AF4" w:rsidRPr="00082DC1">
          <w:rPr>
            <w:rFonts w:ascii="Times New Roman" w:hAnsi="Times New Roman" w:cs="Times New Roman"/>
          </w:rPr>
          <w:t>T</w:t>
        </w:r>
      </w:ins>
      <w:del w:id="70" w:author="Emily Barrett" w:date="2026-01-30T13:11:00Z" w16du:dateUtc="2026-01-30T13:11:00Z">
        <w:r w:rsidRPr="00082DC1" w:rsidDel="00403AF4">
          <w:rPr>
            <w:rFonts w:ascii="Times New Roman" w:hAnsi="Times New Roman" w:cs="Times New Roman"/>
          </w:rPr>
          <w:delText>t</w:delText>
        </w:r>
      </w:del>
      <w:proofErr w:type="gramStart"/>
      <w:r w:rsidRPr="00082DC1">
        <w:rPr>
          <w:rFonts w:ascii="Times New Roman" w:hAnsi="Times New Roman" w:cs="Times New Roman"/>
        </w:rPr>
        <w:t>he</w:t>
      </w:r>
      <w:proofErr w:type="gramEnd"/>
      <w:r w:rsidRPr="00082DC1">
        <w:rPr>
          <w:rFonts w:ascii="Times New Roman" w:hAnsi="Times New Roman" w:cs="Times New Roman"/>
        </w:rPr>
        <w:t xml:space="preserve"> tribesman said this in a voice which brooked no further arguments. Dessert had not even been served, yet the Amateur was too sick to eat. Ehkolei gathered his cloak and led the boy out</w:t>
      </w:r>
      <w:r w:rsidR="005B5AF8" w:rsidRPr="00082DC1">
        <w:rPr>
          <w:rFonts w:ascii="Times New Roman" w:hAnsi="Times New Roman" w:cs="Times New Roman"/>
        </w:rPr>
        <w:t>.</w:t>
      </w:r>
      <w:r w:rsidRPr="00082DC1">
        <w:rPr>
          <w:rFonts w:ascii="Times New Roman" w:hAnsi="Times New Roman" w:cs="Times New Roman"/>
        </w:rPr>
        <w:t xml:space="preserve"> </w:t>
      </w:r>
      <w:r w:rsidR="005B5AF8" w:rsidRPr="00082DC1">
        <w:rPr>
          <w:rFonts w:ascii="Times New Roman" w:hAnsi="Times New Roman" w:cs="Times New Roman"/>
        </w:rPr>
        <w:t>No one tried to stop him</w:t>
      </w:r>
      <w:r w:rsidRPr="00082DC1">
        <w:rPr>
          <w:rFonts w:ascii="Times New Roman" w:hAnsi="Times New Roman" w:cs="Times New Roman"/>
        </w:rPr>
        <w:t xml:space="preserve">. </w:t>
      </w:r>
      <w:r w:rsidR="008A3871" w:rsidRPr="00082DC1">
        <w:rPr>
          <w:rFonts w:ascii="Times New Roman" w:hAnsi="Times New Roman" w:cs="Times New Roman"/>
        </w:rPr>
        <w:t>Downstairs t</w:t>
      </w:r>
      <w:r w:rsidRPr="00082DC1">
        <w:rPr>
          <w:rFonts w:ascii="Times New Roman" w:hAnsi="Times New Roman" w:cs="Times New Roman"/>
        </w:rPr>
        <w:t xml:space="preserve">he celebration of the punters </w:t>
      </w:r>
      <w:ins w:id="71" w:author="Emily Barrett" w:date="2026-01-30T13:11:00Z" w16du:dateUtc="2026-01-30T13:11:00Z">
        <w:r w:rsidR="00403AF4" w:rsidRPr="00082DC1">
          <w:rPr>
            <w:rFonts w:ascii="Times New Roman" w:hAnsi="Times New Roman" w:cs="Times New Roman"/>
          </w:rPr>
          <w:t xml:space="preserve">was </w:t>
        </w:r>
      </w:ins>
      <w:r w:rsidRPr="00082DC1">
        <w:rPr>
          <w:rFonts w:ascii="Times New Roman" w:hAnsi="Times New Roman" w:cs="Times New Roman"/>
        </w:rPr>
        <w:t xml:space="preserve">nauseatingly absurd to his eyes. </w:t>
      </w:r>
    </w:p>
    <w:p w14:paraId="2758C632" w14:textId="50B464B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When the </w:t>
      </w:r>
      <w:r w:rsidR="005B5AF8" w:rsidRPr="00082DC1">
        <w:rPr>
          <w:rFonts w:ascii="Times New Roman" w:hAnsi="Times New Roman" w:cs="Times New Roman"/>
        </w:rPr>
        <w:t>two</w:t>
      </w:r>
      <w:r w:rsidRPr="00082DC1">
        <w:rPr>
          <w:rFonts w:ascii="Times New Roman" w:hAnsi="Times New Roman" w:cs="Times New Roman"/>
        </w:rPr>
        <w:t xml:space="preserve"> stepped outside, it was as if the Amateur could </w:t>
      </w:r>
      <w:r w:rsidR="005B5AF8" w:rsidRPr="00082DC1">
        <w:rPr>
          <w:rFonts w:ascii="Times New Roman" w:hAnsi="Times New Roman" w:cs="Times New Roman"/>
        </w:rPr>
        <w:t>breathe</w:t>
      </w:r>
      <w:r w:rsidRPr="00082DC1">
        <w:rPr>
          <w:rFonts w:ascii="Times New Roman" w:hAnsi="Times New Roman" w:cs="Times New Roman"/>
        </w:rPr>
        <w:t xml:space="preserve"> again. The evening air hinted of a passing rain, the chill of it breaking the nightmarish spell that had come upon him since Arlan's attack. His eyes burned and he blinked to scatter the salt of his tears. </w:t>
      </w:r>
      <w:r w:rsidR="005B5AF8" w:rsidRPr="00082DC1">
        <w:rPr>
          <w:rFonts w:ascii="Times New Roman" w:hAnsi="Times New Roman" w:cs="Times New Roman"/>
        </w:rPr>
        <w:t>He took in the tribesman. Tall</w:t>
      </w:r>
      <w:r w:rsidR="00511648" w:rsidRPr="00082DC1">
        <w:rPr>
          <w:rFonts w:ascii="Times New Roman" w:hAnsi="Times New Roman" w:cs="Times New Roman"/>
        </w:rPr>
        <w:t xml:space="preserve"> and barrel chested. A pelt of hair covering his scarred and tattooed torso which was bare </w:t>
      </w:r>
      <w:r w:rsidR="00627B58" w:rsidRPr="00082DC1">
        <w:rPr>
          <w:rFonts w:ascii="Times New Roman" w:hAnsi="Times New Roman" w:cs="Times New Roman"/>
        </w:rPr>
        <w:t xml:space="preserve">even </w:t>
      </w:r>
      <w:r w:rsidR="00511648" w:rsidRPr="00082DC1">
        <w:rPr>
          <w:rFonts w:ascii="Times New Roman" w:hAnsi="Times New Roman" w:cs="Times New Roman"/>
        </w:rPr>
        <w:t>in the winter eve</w:t>
      </w:r>
      <w:r w:rsidR="009015EE" w:rsidRPr="00082DC1">
        <w:rPr>
          <w:rFonts w:ascii="Times New Roman" w:hAnsi="Times New Roman" w:cs="Times New Roman"/>
        </w:rPr>
        <w:t>ning</w:t>
      </w:r>
      <w:r w:rsidR="00627B58" w:rsidRPr="00082DC1">
        <w:rPr>
          <w:rFonts w:ascii="Times New Roman" w:hAnsi="Times New Roman" w:cs="Times New Roman"/>
        </w:rPr>
        <w:t>,</w:t>
      </w:r>
      <w:r w:rsidR="009015EE" w:rsidRPr="00082DC1">
        <w:rPr>
          <w:rFonts w:ascii="Times New Roman" w:hAnsi="Times New Roman" w:cs="Times New Roman"/>
        </w:rPr>
        <w:t xml:space="preserve"> above</w:t>
      </w:r>
      <w:r w:rsidR="00281F41" w:rsidRPr="00082DC1">
        <w:rPr>
          <w:rFonts w:ascii="Times New Roman" w:hAnsi="Times New Roman" w:cs="Times New Roman"/>
        </w:rPr>
        <w:t xml:space="preserve"> what could have been</w:t>
      </w:r>
      <w:r w:rsidR="00627B58" w:rsidRPr="00082DC1">
        <w:rPr>
          <w:rFonts w:ascii="Times New Roman" w:hAnsi="Times New Roman" w:cs="Times New Roman"/>
        </w:rPr>
        <w:t xml:space="preserve"> loose</w:t>
      </w:r>
      <w:r w:rsidR="00281F41" w:rsidRPr="00082DC1">
        <w:rPr>
          <w:rFonts w:ascii="Times New Roman" w:hAnsi="Times New Roman" w:cs="Times New Roman"/>
        </w:rPr>
        <w:t xml:space="preserve"> trousers or a </w:t>
      </w:r>
      <w:r w:rsidR="00281F41" w:rsidRPr="00082DC1">
        <w:rPr>
          <w:rFonts w:ascii="Times New Roman" w:hAnsi="Times New Roman" w:cs="Times New Roman"/>
        </w:rPr>
        <w:lastRenderedPageBreak/>
        <w:t>skirt</w:t>
      </w:r>
      <w:r w:rsidR="009015EE" w:rsidRPr="00082DC1">
        <w:rPr>
          <w:rFonts w:ascii="Times New Roman" w:hAnsi="Times New Roman" w:cs="Times New Roman"/>
        </w:rPr>
        <w:t>. He put on a fur lined cloak.</w:t>
      </w:r>
      <w:r w:rsidR="00511648" w:rsidRPr="00082DC1">
        <w:rPr>
          <w:rFonts w:ascii="Times New Roman" w:hAnsi="Times New Roman" w:cs="Times New Roman"/>
        </w:rPr>
        <w:t xml:space="preserve"> </w:t>
      </w:r>
      <w:r w:rsidRPr="00082DC1">
        <w:rPr>
          <w:rFonts w:ascii="Times New Roman" w:hAnsi="Times New Roman" w:cs="Times New Roman"/>
        </w:rPr>
        <w:t>"Come child, we must get on the road before my friends decide that they want you pickled</w:t>
      </w:r>
      <w:ins w:id="72" w:author="Emily Barrett" w:date="2026-01-30T13:12:00Z" w16du:dateUtc="2026-01-30T13:12:00Z">
        <w:r w:rsidR="00076209" w:rsidRPr="00082DC1">
          <w:rPr>
            <w:rFonts w:ascii="Times New Roman" w:hAnsi="Times New Roman" w:cs="Times New Roman"/>
          </w:rPr>
          <w:t>,</w:t>
        </w:r>
      </w:ins>
      <w:r w:rsidRPr="00082DC1">
        <w:rPr>
          <w:rFonts w:ascii="Times New Roman" w:hAnsi="Times New Roman" w:cs="Times New Roman"/>
        </w:rPr>
        <w:t>"</w:t>
      </w:r>
      <w:del w:id="73" w:author="Emily Barrett" w:date="2026-01-30T13:12:00Z" w16du:dateUtc="2026-01-30T13:12:00Z">
        <w:r w:rsidRPr="00082DC1" w:rsidDel="00076209">
          <w:rPr>
            <w:rFonts w:ascii="Times New Roman" w:hAnsi="Times New Roman" w:cs="Times New Roman"/>
          </w:rPr>
          <w:delText>,</w:delText>
        </w:r>
      </w:del>
      <w:r w:rsidRPr="00082DC1">
        <w:rPr>
          <w:rFonts w:ascii="Times New Roman" w:hAnsi="Times New Roman" w:cs="Times New Roman"/>
        </w:rPr>
        <w:t xml:space="preserve"> the tribesman did not wait for the boy before walking off.</w:t>
      </w:r>
    </w:p>
    <w:p w14:paraId="13B82EEE"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"But you gave your word, surely that is enough?"</w:t>
      </w:r>
    </w:p>
    <w:p w14:paraId="1BED0DDF" w14:textId="5F43299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"It is and I intend to keep it. Until the last of them is dead if it comes to that. But do not let it" Ehkolei turned and </w:t>
      </w:r>
      <w:r w:rsidR="005872F7" w:rsidRPr="00082DC1">
        <w:rPr>
          <w:rFonts w:ascii="Times New Roman" w:hAnsi="Times New Roman" w:cs="Times New Roman"/>
        </w:rPr>
        <w:t>gazed hard</w:t>
      </w:r>
      <w:r w:rsidRPr="00082DC1">
        <w:rPr>
          <w:rFonts w:ascii="Times New Roman" w:hAnsi="Times New Roman" w:cs="Times New Roman"/>
        </w:rPr>
        <w:t xml:space="preserve"> into the Amateur's eyes erasing any shred of doubt about his commitment. The boy wilted, and sleep tugged at him like the pull of the earth to the dead</w:t>
      </w:r>
      <w:r w:rsidR="005872F7" w:rsidRPr="00082DC1">
        <w:rPr>
          <w:rFonts w:ascii="Times New Roman" w:hAnsi="Times New Roman" w:cs="Times New Roman"/>
        </w:rPr>
        <w:t>.</w:t>
      </w:r>
      <w:r w:rsidRPr="00082DC1">
        <w:rPr>
          <w:rFonts w:ascii="Times New Roman" w:hAnsi="Times New Roman" w:cs="Times New Roman"/>
        </w:rPr>
        <w:t xml:space="preserve"> </w:t>
      </w:r>
    </w:p>
    <w:p w14:paraId="7039DA55"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am tired I need-"</w:t>
      </w:r>
    </w:p>
    <w:p w14:paraId="7679E32A" w14:textId="705BDA2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"Sleep in the saddle", the tribesman set off up the street. The</w:t>
      </w:r>
      <w:r w:rsidR="006423B6" w:rsidRPr="00082DC1">
        <w:rPr>
          <w:rFonts w:ascii="Times New Roman" w:hAnsi="Times New Roman" w:cs="Times New Roman"/>
        </w:rPr>
        <w:t xml:space="preserve"> Fete</w:t>
      </w:r>
      <w:r w:rsidRPr="00082DC1">
        <w:rPr>
          <w:rFonts w:ascii="Times New Roman" w:hAnsi="Times New Roman" w:cs="Times New Roman"/>
        </w:rPr>
        <w:t xml:space="preserve"> celebrations w</w:t>
      </w:r>
      <w:r w:rsidR="006423B6" w:rsidRPr="00082DC1">
        <w:rPr>
          <w:rFonts w:ascii="Times New Roman" w:hAnsi="Times New Roman" w:cs="Times New Roman"/>
        </w:rPr>
        <w:t>ere</w:t>
      </w:r>
      <w:r w:rsidRPr="00082DC1">
        <w:rPr>
          <w:rFonts w:ascii="Times New Roman" w:hAnsi="Times New Roman" w:cs="Times New Roman"/>
        </w:rPr>
        <w:t xml:space="preserve"> well under </w:t>
      </w:r>
      <w:r w:rsidR="006423B6" w:rsidRPr="00082DC1">
        <w:rPr>
          <w:rFonts w:ascii="Times New Roman" w:hAnsi="Times New Roman" w:cs="Times New Roman"/>
        </w:rPr>
        <w:t>way,</w:t>
      </w:r>
      <w:r w:rsidRPr="00082DC1">
        <w:rPr>
          <w:rFonts w:ascii="Times New Roman" w:hAnsi="Times New Roman" w:cs="Times New Roman"/>
        </w:rPr>
        <w:t xml:space="preserve"> and the boy had to jog to keep up with the long strides of Ehkolei lest he lose him amidst the merrymakers. "I am staying at The Stone </w:t>
      </w:r>
      <w:r w:rsidR="00966A66" w:rsidRPr="00082DC1">
        <w:rPr>
          <w:rFonts w:ascii="Times New Roman" w:hAnsi="Times New Roman" w:cs="Times New Roman"/>
        </w:rPr>
        <w:t>Hearth;</w:t>
      </w:r>
      <w:r w:rsidRPr="00082DC1">
        <w:rPr>
          <w:rFonts w:ascii="Times New Roman" w:hAnsi="Times New Roman" w:cs="Times New Roman"/>
        </w:rPr>
        <w:t xml:space="preserve"> I will need to go and collect my things</w:t>
      </w:r>
      <w:r w:rsidR="008F2F72" w:rsidRPr="00082DC1">
        <w:rPr>
          <w:rFonts w:ascii="Times New Roman" w:hAnsi="Times New Roman" w:cs="Times New Roman"/>
        </w:rPr>
        <w:t>,</w:t>
      </w:r>
      <w:r w:rsidRPr="00082DC1">
        <w:rPr>
          <w:rFonts w:ascii="Times New Roman" w:hAnsi="Times New Roman" w:cs="Times New Roman"/>
        </w:rPr>
        <w:t xml:space="preserve"> and then to the outpost. I will need a canvas if I am to render your ritual."</w:t>
      </w:r>
    </w:p>
    <w:p w14:paraId="3D0CBEDD" w14:textId="6D47B12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"Do what you have to and meet me at the north gate at </w:t>
      </w:r>
      <w:r w:rsidR="008F2F72" w:rsidRPr="00082DC1">
        <w:rPr>
          <w:rFonts w:ascii="Times New Roman" w:hAnsi="Times New Roman" w:cs="Times New Roman"/>
        </w:rPr>
        <w:t>midnight;</w:t>
      </w:r>
      <w:r w:rsidRPr="00082DC1">
        <w:rPr>
          <w:rFonts w:ascii="Times New Roman" w:hAnsi="Times New Roman" w:cs="Times New Roman"/>
        </w:rPr>
        <w:t xml:space="preserve"> I will be there with your horse." The Amateur was hesitant to give his assent. Some part of him wondered if he could run</w:t>
      </w:r>
      <w:r w:rsidR="008F2F72" w:rsidRPr="00082DC1">
        <w:rPr>
          <w:rFonts w:ascii="Times New Roman" w:hAnsi="Times New Roman" w:cs="Times New Roman"/>
        </w:rPr>
        <w:t>.</w:t>
      </w:r>
      <w:r w:rsidRPr="00082DC1">
        <w:rPr>
          <w:rFonts w:ascii="Times New Roman" w:hAnsi="Times New Roman" w:cs="Times New Roman"/>
        </w:rPr>
        <w:t xml:space="preserve"> Ehkolei read it in his eyes.</w:t>
      </w:r>
    </w:p>
    <w:p w14:paraId="24CD2634" w14:textId="77777777" w:rsidR="008107C6"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"You would never outrun me Peq</w:t>
      </w:r>
      <w:r w:rsidR="003E1C96" w:rsidRPr="00082DC1">
        <w:rPr>
          <w:rFonts w:ascii="Times New Roman" w:hAnsi="Times New Roman" w:cs="Times New Roman"/>
        </w:rPr>
        <w:t>.</w:t>
      </w:r>
      <w:r w:rsidRPr="00082DC1">
        <w:rPr>
          <w:rFonts w:ascii="Times New Roman" w:hAnsi="Times New Roman" w:cs="Times New Roman"/>
        </w:rPr>
        <w:t xml:space="preserve">" </w:t>
      </w:r>
      <w:r w:rsidR="003E1C96" w:rsidRPr="00082DC1">
        <w:rPr>
          <w:rFonts w:ascii="Times New Roman" w:hAnsi="Times New Roman" w:cs="Times New Roman"/>
        </w:rPr>
        <w:t xml:space="preserve">The tribesman’s </w:t>
      </w:r>
      <w:r w:rsidR="00D94B3A" w:rsidRPr="00082DC1">
        <w:rPr>
          <w:rFonts w:ascii="Times New Roman" w:hAnsi="Times New Roman" w:cs="Times New Roman"/>
        </w:rPr>
        <w:t>voice was terrifyingly certain. T</w:t>
      </w:r>
      <w:r w:rsidRPr="00082DC1">
        <w:rPr>
          <w:rFonts w:ascii="Times New Roman" w:hAnsi="Times New Roman" w:cs="Times New Roman"/>
        </w:rPr>
        <w:t xml:space="preserve">he boy had no choice, other than to do as he was told. He went first to the outpost, catching the canvas maker just before it closed and apologising profusely for his lateness. The embarrassment quickly whipped away by the night wind as he raced to the inn. </w:t>
      </w:r>
    </w:p>
    <w:p w14:paraId="1E929811" w14:textId="486066E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 made his rendezvous when the city bells sang for the midnight hour. As he approached the Amateur observed his horse's total calm around this stranger, whether it was the beast's training or some </w:t>
      </w:r>
      <w:r w:rsidR="008107C6" w:rsidRPr="00082DC1">
        <w:rPr>
          <w:rFonts w:ascii="Times New Roman" w:hAnsi="Times New Roman" w:cs="Times New Roman"/>
        </w:rPr>
        <w:t xml:space="preserve">affinity </w:t>
      </w:r>
      <w:r w:rsidRPr="00082DC1">
        <w:rPr>
          <w:rFonts w:ascii="Times New Roman" w:hAnsi="Times New Roman" w:cs="Times New Roman"/>
        </w:rPr>
        <w:t>on the tribesman's behalf</w:t>
      </w:r>
      <w:r w:rsidR="008107C6" w:rsidRPr="00082DC1">
        <w:rPr>
          <w:rFonts w:ascii="Times New Roman" w:hAnsi="Times New Roman" w:cs="Times New Roman"/>
        </w:rPr>
        <w:t>,</w:t>
      </w:r>
      <w:r w:rsidRPr="00082DC1">
        <w:rPr>
          <w:rFonts w:ascii="Times New Roman" w:hAnsi="Times New Roman" w:cs="Times New Roman"/>
        </w:rPr>
        <w:t xml:space="preserve"> he could not tell.</w:t>
      </w:r>
      <w:r w:rsidR="008107C6" w:rsidRPr="00082DC1">
        <w:rPr>
          <w:rFonts w:ascii="Times New Roman" w:hAnsi="Times New Roman" w:cs="Times New Roman"/>
        </w:rPr>
        <w:t xml:space="preserve"> </w:t>
      </w:r>
      <w:r w:rsidRPr="00082DC1">
        <w:rPr>
          <w:rFonts w:ascii="Times New Roman" w:hAnsi="Times New Roman" w:cs="Times New Roman"/>
        </w:rPr>
        <w:t>"Here you are child", Ehkolei handed the rains of his palfrey to the Amateur</w:t>
      </w:r>
      <w:r w:rsidR="008107C6" w:rsidRPr="00082DC1">
        <w:rPr>
          <w:rFonts w:ascii="Times New Roman" w:hAnsi="Times New Roman" w:cs="Times New Roman"/>
        </w:rPr>
        <w:t>,</w:t>
      </w:r>
      <w:r w:rsidRPr="00082DC1">
        <w:rPr>
          <w:rFonts w:ascii="Times New Roman" w:hAnsi="Times New Roman" w:cs="Times New Roman"/>
        </w:rPr>
        <w:t xml:space="preserve"> who mounted </w:t>
      </w:r>
      <w:r w:rsidR="000317FB" w:rsidRPr="00082DC1">
        <w:rPr>
          <w:rFonts w:ascii="Times New Roman" w:hAnsi="Times New Roman" w:cs="Times New Roman"/>
        </w:rPr>
        <w:t xml:space="preserve">it, </w:t>
      </w:r>
      <w:r w:rsidRPr="00082DC1">
        <w:rPr>
          <w:rFonts w:ascii="Times New Roman" w:hAnsi="Times New Roman" w:cs="Times New Roman"/>
        </w:rPr>
        <w:t>secur</w:t>
      </w:r>
      <w:r w:rsidR="000317FB" w:rsidRPr="00082DC1">
        <w:rPr>
          <w:rFonts w:ascii="Times New Roman" w:hAnsi="Times New Roman" w:cs="Times New Roman"/>
        </w:rPr>
        <w:t>ing</w:t>
      </w:r>
      <w:r w:rsidRPr="00082DC1">
        <w:rPr>
          <w:rFonts w:ascii="Times New Roman" w:hAnsi="Times New Roman" w:cs="Times New Roman"/>
        </w:rPr>
        <w:t xml:space="preserve"> both his pack and canvas. The boy looked around for the second horse. </w:t>
      </w:r>
    </w:p>
    <w:p w14:paraId="78E07986"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"I set him free before I reached the city farmland this side of the city. For the moment I shall walk", with that the tribesman set off as was his habit, forcing the boy's horse to amble along to keep pace.</w:t>
      </w:r>
    </w:p>
    <w:p w14:paraId="56A2F01B"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"Will we camp tonight?"</w:t>
      </w:r>
    </w:p>
    <w:p w14:paraId="5525BECD" w14:textId="5FF24654"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"No. We will not until sunset tomorrow, take this opportunity to rest." The Amateur had neither the strength </w:t>
      </w:r>
      <w:r w:rsidR="00BB5777" w:rsidRPr="00082DC1">
        <w:rPr>
          <w:rFonts w:ascii="Times New Roman" w:hAnsi="Times New Roman" w:cs="Times New Roman"/>
        </w:rPr>
        <w:t>nor</w:t>
      </w:r>
      <w:r w:rsidRPr="00082DC1">
        <w:rPr>
          <w:rFonts w:ascii="Times New Roman" w:hAnsi="Times New Roman" w:cs="Times New Roman"/>
        </w:rPr>
        <w:t xml:space="preserve"> </w:t>
      </w:r>
      <w:r w:rsidR="00BB5777" w:rsidRPr="00082DC1">
        <w:rPr>
          <w:rFonts w:ascii="Times New Roman" w:hAnsi="Times New Roman" w:cs="Times New Roman"/>
        </w:rPr>
        <w:t xml:space="preserve">the </w:t>
      </w:r>
      <w:r w:rsidRPr="00082DC1">
        <w:rPr>
          <w:rFonts w:ascii="Times New Roman" w:hAnsi="Times New Roman" w:cs="Times New Roman"/>
        </w:rPr>
        <w:t>compulsion to argue. The tumult of the night now passing had wearied him, so under the somniferous light of the night sky and the gentle rocking of his mount</w:t>
      </w:r>
      <w:r w:rsidR="00BB5777" w:rsidRPr="00082DC1">
        <w:rPr>
          <w:rFonts w:ascii="Times New Roman" w:hAnsi="Times New Roman" w:cs="Times New Roman"/>
        </w:rPr>
        <w:t xml:space="preserve"> </w:t>
      </w:r>
      <w:r w:rsidRPr="00082DC1">
        <w:rPr>
          <w:rFonts w:ascii="Times New Roman" w:hAnsi="Times New Roman" w:cs="Times New Roman"/>
        </w:rPr>
        <w:t xml:space="preserve">he drifted off to sleep. In those untamed lands where the maps of the world ended the scarred man walked silver paths, of light come down from the mountains of the moon like some storybook warden of the spirit of innocence. The child slept deeply, head bowed. Ehkolei </w:t>
      </w:r>
      <w:r w:rsidR="008C00D7" w:rsidRPr="00082DC1">
        <w:rPr>
          <w:rFonts w:ascii="Times New Roman" w:hAnsi="Times New Roman" w:cs="Times New Roman"/>
        </w:rPr>
        <w:t>sang the</w:t>
      </w:r>
      <w:r w:rsidRPr="00082DC1">
        <w:rPr>
          <w:rFonts w:ascii="Times New Roman" w:hAnsi="Times New Roman" w:cs="Times New Roman"/>
        </w:rPr>
        <w:t xml:space="preserve"> songs of his people</w:t>
      </w:r>
      <w:r w:rsidR="008C00D7" w:rsidRPr="00082DC1">
        <w:rPr>
          <w:rFonts w:ascii="Times New Roman" w:hAnsi="Times New Roman" w:cs="Times New Roman"/>
        </w:rPr>
        <w:t>. Q</w:t>
      </w:r>
      <w:r w:rsidRPr="00082DC1">
        <w:rPr>
          <w:rFonts w:ascii="Times New Roman" w:hAnsi="Times New Roman" w:cs="Times New Roman"/>
        </w:rPr>
        <w:t>uietly enough to become just another of the night</w:t>
      </w:r>
      <w:r w:rsidR="008C00D7" w:rsidRPr="00082DC1">
        <w:rPr>
          <w:rFonts w:ascii="Times New Roman" w:hAnsi="Times New Roman" w:cs="Times New Roman"/>
        </w:rPr>
        <w:t xml:space="preserve"> sounds</w:t>
      </w:r>
      <w:r w:rsidRPr="00082DC1">
        <w:rPr>
          <w:rFonts w:ascii="Times New Roman" w:hAnsi="Times New Roman" w:cs="Times New Roman"/>
        </w:rPr>
        <w:t xml:space="preserve">. </w:t>
      </w:r>
    </w:p>
    <w:p w14:paraId="6CD43779" w14:textId="79D392C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Sometime before dawn the party came upon a band of wild horses. The tribesman saw the ranks of them, silhouetted against the sky. He motioned for the boy's palfrey to </w:t>
      </w:r>
      <w:r w:rsidR="00034B9A" w:rsidRPr="00082DC1">
        <w:rPr>
          <w:rFonts w:ascii="Times New Roman" w:hAnsi="Times New Roman" w:cs="Times New Roman"/>
        </w:rPr>
        <w:t>stop and</w:t>
      </w:r>
      <w:r w:rsidRPr="00082DC1">
        <w:rPr>
          <w:rFonts w:ascii="Times New Roman" w:hAnsi="Times New Roman" w:cs="Times New Roman"/>
        </w:rPr>
        <w:t xml:space="preserve"> walked closer to the grazing herd. He whistled low and tremulous</w:t>
      </w:r>
      <w:r w:rsidR="00034B9A" w:rsidRPr="00082DC1">
        <w:rPr>
          <w:rFonts w:ascii="Times New Roman" w:hAnsi="Times New Roman" w:cs="Times New Roman"/>
        </w:rPr>
        <w:t>, repeating it</w:t>
      </w:r>
      <w:r w:rsidRPr="00082DC1">
        <w:rPr>
          <w:rFonts w:ascii="Times New Roman" w:hAnsi="Times New Roman" w:cs="Times New Roman"/>
        </w:rPr>
        <w:t xml:space="preserve"> a few times before one of the </w:t>
      </w:r>
      <w:r w:rsidR="00D051D3" w:rsidRPr="00082DC1">
        <w:rPr>
          <w:rFonts w:ascii="Times New Roman" w:hAnsi="Times New Roman" w:cs="Times New Roman"/>
        </w:rPr>
        <w:t xml:space="preserve">mustangs </w:t>
      </w:r>
      <w:r w:rsidRPr="00082DC1">
        <w:rPr>
          <w:rFonts w:ascii="Times New Roman" w:hAnsi="Times New Roman" w:cs="Times New Roman"/>
        </w:rPr>
        <w:t xml:space="preserve">tossed its head, the mane a black blaze against the lilac horizon. It cantered over to the tribesman who recognised it for his own mount. Coming close </w:t>
      </w:r>
      <w:r w:rsidR="00F547F0" w:rsidRPr="00082DC1">
        <w:rPr>
          <w:rFonts w:ascii="Times New Roman" w:hAnsi="Times New Roman" w:cs="Times New Roman"/>
        </w:rPr>
        <w:t xml:space="preserve">Ehkolei patted it on the neck. It </w:t>
      </w:r>
      <w:r w:rsidRPr="00082DC1">
        <w:rPr>
          <w:rFonts w:ascii="Times New Roman" w:hAnsi="Times New Roman" w:cs="Times New Roman"/>
        </w:rPr>
        <w:t>nudg</w:t>
      </w:r>
      <w:r w:rsidR="00F547F0" w:rsidRPr="00082DC1">
        <w:rPr>
          <w:rFonts w:ascii="Times New Roman" w:hAnsi="Times New Roman" w:cs="Times New Roman"/>
        </w:rPr>
        <w:t>ed</w:t>
      </w:r>
      <w:r w:rsidRPr="00082DC1">
        <w:rPr>
          <w:rFonts w:ascii="Times New Roman" w:hAnsi="Times New Roman" w:cs="Times New Roman"/>
        </w:rPr>
        <w:t xml:space="preserve"> the tribesman's forehead gently. Ehkolei pulled a simple looped rope which he wrapped around the horse's mouth and mounted the stallion. He tapped the horse's flanks and trotted towards the Amateur,</w:t>
      </w:r>
      <w:r w:rsidR="00F547F0" w:rsidRPr="00082DC1">
        <w:rPr>
          <w:rFonts w:ascii="Times New Roman" w:hAnsi="Times New Roman" w:cs="Times New Roman"/>
        </w:rPr>
        <w:t xml:space="preserve"> who</w:t>
      </w:r>
      <w:r w:rsidRPr="00082DC1">
        <w:rPr>
          <w:rFonts w:ascii="Times New Roman" w:hAnsi="Times New Roman" w:cs="Times New Roman"/>
        </w:rPr>
        <w:t xml:space="preserve"> </w:t>
      </w:r>
      <w:r w:rsidR="00F547F0" w:rsidRPr="00082DC1">
        <w:rPr>
          <w:rFonts w:ascii="Times New Roman" w:hAnsi="Times New Roman" w:cs="Times New Roman"/>
        </w:rPr>
        <w:t>was</w:t>
      </w:r>
      <w:r w:rsidRPr="00082DC1">
        <w:rPr>
          <w:rFonts w:ascii="Times New Roman" w:hAnsi="Times New Roman" w:cs="Times New Roman"/>
        </w:rPr>
        <w:t xml:space="preserve"> coming to. </w:t>
      </w:r>
    </w:p>
    <w:p w14:paraId="246102C9" w14:textId="2C5DBA9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"Morning Peq</w:t>
      </w:r>
      <w:ins w:id="74" w:author="Emily Barrett" w:date="2026-01-30T13:14:00Z" w16du:dateUtc="2026-01-30T13:14:00Z">
        <w:r w:rsidR="009445D1" w:rsidRPr="00082DC1">
          <w:rPr>
            <w:rFonts w:ascii="Times New Roman" w:hAnsi="Times New Roman" w:cs="Times New Roman"/>
          </w:rPr>
          <w:t>.</w:t>
        </w:r>
      </w:ins>
      <w:r w:rsidRPr="00082DC1">
        <w:rPr>
          <w:rFonts w:ascii="Times New Roman" w:hAnsi="Times New Roman" w:cs="Times New Roman"/>
        </w:rPr>
        <w:t>"</w:t>
      </w:r>
    </w:p>
    <w:p w14:paraId="38B4AD2A" w14:textId="5D4FB9A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"Morning</w:t>
      </w:r>
      <w:ins w:id="75" w:author="Emily Barrett" w:date="2026-01-30T13:14:00Z" w16du:dateUtc="2026-01-30T13:14:00Z">
        <w:r w:rsidR="009445D1" w:rsidRPr="00082DC1">
          <w:rPr>
            <w:rFonts w:ascii="Times New Roman" w:hAnsi="Times New Roman" w:cs="Times New Roman"/>
          </w:rPr>
          <w:t>,</w:t>
        </w:r>
      </w:ins>
      <w:r w:rsidRPr="00082DC1">
        <w:rPr>
          <w:rFonts w:ascii="Times New Roman" w:hAnsi="Times New Roman" w:cs="Times New Roman"/>
        </w:rPr>
        <w:t>"</w:t>
      </w:r>
      <w:del w:id="76" w:author="Emily Barrett" w:date="2026-01-30T13:14:00Z" w16du:dateUtc="2026-01-30T13:14:00Z">
        <w:r w:rsidRPr="00082DC1" w:rsidDel="009445D1">
          <w:rPr>
            <w:rFonts w:ascii="Times New Roman" w:hAnsi="Times New Roman" w:cs="Times New Roman"/>
          </w:rPr>
          <w:delText>,</w:delText>
        </w:r>
      </w:del>
      <w:r w:rsidRPr="00082DC1">
        <w:rPr>
          <w:rFonts w:ascii="Times New Roman" w:hAnsi="Times New Roman" w:cs="Times New Roman"/>
        </w:rPr>
        <w:t xml:space="preserve"> the boy's voice was </w:t>
      </w:r>
      <w:r w:rsidR="008C55AA" w:rsidRPr="00082DC1">
        <w:rPr>
          <w:rFonts w:ascii="Times New Roman" w:hAnsi="Times New Roman" w:cs="Times New Roman"/>
        </w:rPr>
        <w:t>slumberous</w:t>
      </w:r>
      <w:r w:rsidRPr="00082DC1">
        <w:rPr>
          <w:rFonts w:ascii="Times New Roman" w:hAnsi="Times New Roman" w:cs="Times New Roman"/>
        </w:rPr>
        <w:t xml:space="preserve">. </w:t>
      </w:r>
      <w:r w:rsidR="008C55AA" w:rsidRPr="00082DC1">
        <w:rPr>
          <w:rFonts w:ascii="Times New Roman" w:hAnsi="Times New Roman" w:cs="Times New Roman"/>
        </w:rPr>
        <w:t>Ehkolei</w:t>
      </w:r>
      <w:r w:rsidRPr="00082DC1">
        <w:rPr>
          <w:rFonts w:ascii="Times New Roman" w:hAnsi="Times New Roman" w:cs="Times New Roman"/>
        </w:rPr>
        <w:t xml:space="preserve"> tossed him a leather bag which the boy caught, pulling on the drawstring to open it</w:t>
      </w:r>
      <w:r w:rsidR="008C55AA" w:rsidRPr="00082DC1">
        <w:rPr>
          <w:rFonts w:ascii="Times New Roman" w:hAnsi="Times New Roman" w:cs="Times New Roman"/>
        </w:rPr>
        <w:t>,</w:t>
      </w:r>
      <w:r w:rsidRPr="00082DC1">
        <w:rPr>
          <w:rFonts w:ascii="Times New Roman" w:hAnsi="Times New Roman" w:cs="Times New Roman"/>
        </w:rPr>
        <w:t xml:space="preserve"> enquiring after what was inside.</w:t>
      </w:r>
    </w:p>
    <w:p w14:paraId="0C3A5A7D" w14:textId="77777777" w:rsidR="009445D1" w:rsidRPr="00082DC1" w:rsidRDefault="00A6389F" w:rsidP="00CC0FFF">
      <w:pPr>
        <w:spacing w:line="480" w:lineRule="auto"/>
        <w:rPr>
          <w:ins w:id="77" w:author="Emily Barrett" w:date="2026-01-30T13:14:00Z" w16du:dateUtc="2026-01-30T13:14:00Z"/>
          <w:rFonts w:ascii="Times New Roman" w:hAnsi="Times New Roman" w:cs="Times New Roman"/>
        </w:rPr>
      </w:pPr>
      <w:r w:rsidRPr="00082DC1">
        <w:rPr>
          <w:rFonts w:ascii="Times New Roman" w:hAnsi="Times New Roman" w:cs="Times New Roman"/>
        </w:rPr>
        <w:lastRenderedPageBreak/>
        <w:t xml:space="preserve">"That is breakfast. We will ride hard today and reach the edge of my people's lands. That is where we will camp, so eat up. There will be no lunch." </w:t>
      </w:r>
    </w:p>
    <w:p w14:paraId="36D671C6" w14:textId="5A4DCE6E" w:rsidR="00E8540B" w:rsidRPr="00082DC1" w:rsidRDefault="00A6389F" w:rsidP="00CC0FFF">
      <w:pPr>
        <w:spacing w:line="480" w:lineRule="auto"/>
        <w:rPr>
          <w:ins w:id="78" w:author="Emily Barrett" w:date="2026-01-30T13:15:00Z" w16du:dateUtc="2026-01-30T13:15:00Z"/>
          <w:rFonts w:ascii="Times New Roman" w:hAnsi="Times New Roman" w:cs="Times New Roman"/>
        </w:rPr>
      </w:pPr>
      <w:r w:rsidRPr="00082DC1">
        <w:rPr>
          <w:rFonts w:ascii="Times New Roman" w:hAnsi="Times New Roman" w:cs="Times New Roman"/>
        </w:rPr>
        <w:t xml:space="preserve">The boy sullenly chewed at the biltong he had pulled out, setting his horse to a trot alongside the tribesman. By the time the sun had crested the horizon the two riders reached the foothills of the northern mountains. Through sparse brush and scabbed </w:t>
      </w:r>
      <w:r w:rsidR="00523AF0" w:rsidRPr="00082DC1">
        <w:rPr>
          <w:rFonts w:ascii="Times New Roman" w:hAnsi="Times New Roman" w:cs="Times New Roman"/>
        </w:rPr>
        <w:t>plains,</w:t>
      </w:r>
      <w:r w:rsidRPr="00082DC1">
        <w:rPr>
          <w:rFonts w:ascii="Times New Roman" w:hAnsi="Times New Roman" w:cs="Times New Roman"/>
        </w:rPr>
        <w:t xml:space="preserve"> they had galloped for the past few hours. Sand then </w:t>
      </w:r>
      <w:r w:rsidR="00523AF0" w:rsidRPr="00082DC1">
        <w:rPr>
          <w:rFonts w:ascii="Times New Roman" w:hAnsi="Times New Roman" w:cs="Times New Roman"/>
        </w:rPr>
        <w:t>rocks</w:t>
      </w:r>
      <w:r w:rsidRPr="00082DC1">
        <w:rPr>
          <w:rFonts w:ascii="Times New Roman" w:hAnsi="Times New Roman" w:cs="Times New Roman"/>
        </w:rPr>
        <w:t xml:space="preserve"> then sand again. Foam from their horses' mouths scattering like pearls in the wind. By noon they were in high country, the tribesman having slowed them down as he noticed the </w:t>
      </w:r>
      <w:r w:rsidR="00A70889" w:rsidRPr="00082DC1">
        <w:rPr>
          <w:rFonts w:ascii="Times New Roman" w:hAnsi="Times New Roman" w:cs="Times New Roman"/>
        </w:rPr>
        <w:t>palfrey’s</w:t>
      </w:r>
      <w:r w:rsidRPr="00082DC1">
        <w:rPr>
          <w:rFonts w:ascii="Times New Roman" w:hAnsi="Times New Roman" w:cs="Times New Roman"/>
        </w:rPr>
        <w:t xml:space="preserve"> struggle for air. They entered the verdant taiga which dominated this part of the continent and the air became colder, less forgiving. Through the afternoon the man and the boy cantered through snowy passes, the icy dura mater of this highland earth crunching under the hooves of palfrey and stallion alike. The Amateur tied and fastened his cloak so that it would not blow in the wind of their passage. The silence of their journey through the day had been broken by the songs of Ehkolei's people which drifted across to the boy over the thunder of their mounts' hooves.</w:t>
      </w:r>
      <w:r w:rsidR="0065730A" w:rsidRPr="00082DC1">
        <w:rPr>
          <w:rFonts w:ascii="Times New Roman" w:hAnsi="Times New Roman" w:cs="Times New Roman"/>
        </w:rPr>
        <w:t xml:space="preserve"> </w:t>
      </w:r>
    </w:p>
    <w:p w14:paraId="4560F226" w14:textId="6995E747" w:rsidR="009C633C" w:rsidRPr="00082DC1" w:rsidRDefault="006F30C3" w:rsidP="00CC0FFF">
      <w:pPr>
        <w:spacing w:line="480" w:lineRule="auto"/>
        <w:rPr>
          <w:rFonts w:ascii="Times New Roman" w:hAnsi="Times New Roman" w:cs="Times New Roman"/>
        </w:rPr>
      </w:pPr>
      <w:r w:rsidRPr="00082DC1">
        <w:rPr>
          <w:rFonts w:ascii="Times New Roman" w:hAnsi="Times New Roman" w:cs="Times New Roman"/>
        </w:rPr>
        <w:t>When the horses tired, slowing to a trot they spoke again for the first time in hours</w:t>
      </w:r>
      <w:r w:rsidR="0065730A" w:rsidRPr="00082DC1">
        <w:rPr>
          <w:rFonts w:ascii="Times New Roman" w:hAnsi="Times New Roman" w:cs="Times New Roman"/>
        </w:rPr>
        <w:t>. “</w:t>
      </w:r>
      <w:r w:rsidR="000A0E64" w:rsidRPr="00082DC1">
        <w:rPr>
          <w:rFonts w:ascii="Times New Roman" w:hAnsi="Times New Roman" w:cs="Times New Roman"/>
        </w:rPr>
        <w:t>I was going to ask about the markings last night, what are they?”</w:t>
      </w:r>
    </w:p>
    <w:p w14:paraId="4A89D66A" w14:textId="67410B72" w:rsidR="000A0E64" w:rsidRPr="00082DC1" w:rsidRDefault="000A0E64" w:rsidP="00CC0FFF">
      <w:pPr>
        <w:spacing w:line="480" w:lineRule="auto"/>
        <w:rPr>
          <w:rFonts w:ascii="Times New Roman" w:hAnsi="Times New Roman" w:cs="Times New Roman"/>
        </w:rPr>
      </w:pPr>
      <w:r w:rsidRPr="00082DC1">
        <w:rPr>
          <w:rFonts w:ascii="Times New Roman" w:hAnsi="Times New Roman" w:cs="Times New Roman"/>
        </w:rPr>
        <w:t>“Which ones?”</w:t>
      </w:r>
    </w:p>
    <w:p w14:paraId="7F2E1C02" w14:textId="77D7C66B" w:rsidR="000A0E64" w:rsidRPr="00082DC1" w:rsidRDefault="000A0E64" w:rsidP="00CC0FFF">
      <w:pPr>
        <w:spacing w:line="480" w:lineRule="auto"/>
        <w:rPr>
          <w:rFonts w:ascii="Times New Roman" w:hAnsi="Times New Roman" w:cs="Times New Roman"/>
        </w:rPr>
      </w:pPr>
      <w:r w:rsidRPr="00082DC1">
        <w:rPr>
          <w:rFonts w:ascii="Times New Roman" w:hAnsi="Times New Roman" w:cs="Times New Roman"/>
        </w:rPr>
        <w:t>“The tattoos.”</w:t>
      </w:r>
    </w:p>
    <w:p w14:paraId="28A425DB" w14:textId="0EA06833" w:rsidR="000A0E64" w:rsidRPr="00082DC1" w:rsidRDefault="000A0E64" w:rsidP="00CC0FFF">
      <w:pPr>
        <w:spacing w:line="480" w:lineRule="auto"/>
        <w:rPr>
          <w:rFonts w:ascii="Times New Roman" w:hAnsi="Times New Roman" w:cs="Times New Roman"/>
        </w:rPr>
      </w:pPr>
      <w:r w:rsidRPr="00082DC1">
        <w:rPr>
          <w:rFonts w:ascii="Times New Roman" w:hAnsi="Times New Roman" w:cs="Times New Roman"/>
        </w:rPr>
        <w:t xml:space="preserve">“My beliefs.” </w:t>
      </w:r>
    </w:p>
    <w:p w14:paraId="7ACF8EC7" w14:textId="0C2A9CEB" w:rsidR="00D020AB" w:rsidRPr="00082DC1" w:rsidRDefault="00D020AB" w:rsidP="00CC0FFF">
      <w:pPr>
        <w:spacing w:line="480" w:lineRule="auto"/>
        <w:rPr>
          <w:rFonts w:ascii="Times New Roman" w:hAnsi="Times New Roman" w:cs="Times New Roman"/>
        </w:rPr>
      </w:pPr>
      <w:r w:rsidRPr="00082DC1">
        <w:rPr>
          <w:rFonts w:ascii="Times New Roman" w:hAnsi="Times New Roman" w:cs="Times New Roman"/>
        </w:rPr>
        <w:t>“The scars?”</w:t>
      </w:r>
    </w:p>
    <w:p w14:paraId="7DC6E1F3" w14:textId="2D3685B0" w:rsidR="00D020AB" w:rsidRPr="00082DC1" w:rsidRDefault="00D020AB" w:rsidP="00CC0FFF">
      <w:pPr>
        <w:spacing w:line="480" w:lineRule="auto"/>
        <w:rPr>
          <w:rFonts w:ascii="Times New Roman" w:hAnsi="Times New Roman" w:cs="Times New Roman"/>
        </w:rPr>
      </w:pPr>
      <w:r w:rsidRPr="00082DC1">
        <w:rPr>
          <w:rFonts w:ascii="Times New Roman" w:hAnsi="Times New Roman" w:cs="Times New Roman"/>
        </w:rPr>
        <w:t>“Re</w:t>
      </w:r>
      <w:r w:rsidR="006F30C3" w:rsidRPr="00082DC1">
        <w:rPr>
          <w:rFonts w:ascii="Times New Roman" w:hAnsi="Times New Roman" w:cs="Times New Roman"/>
        </w:rPr>
        <w:t>f</w:t>
      </w:r>
      <w:r w:rsidRPr="00082DC1">
        <w:rPr>
          <w:rFonts w:ascii="Times New Roman" w:hAnsi="Times New Roman" w:cs="Times New Roman"/>
        </w:rPr>
        <w:t>utations</w:t>
      </w:r>
      <w:r w:rsidR="006F30C3" w:rsidRPr="00082DC1">
        <w:rPr>
          <w:rFonts w:ascii="Times New Roman" w:hAnsi="Times New Roman" w:cs="Times New Roman"/>
        </w:rPr>
        <w:t>.</w:t>
      </w:r>
      <w:r w:rsidRPr="00082DC1">
        <w:rPr>
          <w:rFonts w:ascii="Times New Roman" w:hAnsi="Times New Roman" w:cs="Times New Roman"/>
        </w:rPr>
        <w:t>”</w:t>
      </w:r>
    </w:p>
    <w:p w14:paraId="41A6F697" w14:textId="13D2A1C4" w:rsidR="006F30C3" w:rsidRPr="00082DC1" w:rsidRDefault="006F30C3" w:rsidP="00CC0FFF">
      <w:pPr>
        <w:spacing w:line="480" w:lineRule="auto"/>
        <w:rPr>
          <w:rFonts w:ascii="Times New Roman" w:hAnsi="Times New Roman" w:cs="Times New Roman"/>
        </w:rPr>
      </w:pPr>
      <w:r w:rsidRPr="00082DC1">
        <w:rPr>
          <w:rFonts w:ascii="Times New Roman" w:hAnsi="Times New Roman" w:cs="Times New Roman"/>
        </w:rPr>
        <w:t>“Your own or those of others</w:t>
      </w:r>
      <w:r w:rsidR="002F4F54" w:rsidRPr="00082DC1">
        <w:rPr>
          <w:rFonts w:ascii="Times New Roman" w:hAnsi="Times New Roman" w:cs="Times New Roman"/>
        </w:rPr>
        <w:t>?</w:t>
      </w:r>
      <w:r w:rsidRPr="00082DC1">
        <w:rPr>
          <w:rFonts w:ascii="Times New Roman" w:hAnsi="Times New Roman" w:cs="Times New Roman"/>
        </w:rPr>
        <w:t>”</w:t>
      </w:r>
    </w:p>
    <w:p w14:paraId="1351D71C" w14:textId="2AB18DC0" w:rsidR="006F30C3" w:rsidRPr="00082DC1" w:rsidRDefault="006F30C3" w:rsidP="00CC0FFF">
      <w:pPr>
        <w:spacing w:line="480" w:lineRule="auto"/>
        <w:rPr>
          <w:rFonts w:ascii="Times New Roman" w:hAnsi="Times New Roman" w:cs="Times New Roman"/>
        </w:rPr>
      </w:pPr>
      <w:r w:rsidRPr="00082DC1">
        <w:rPr>
          <w:rFonts w:ascii="Times New Roman" w:hAnsi="Times New Roman" w:cs="Times New Roman"/>
        </w:rPr>
        <w:t>“</w:t>
      </w:r>
      <w:r w:rsidR="00EF3F9D" w:rsidRPr="00082DC1">
        <w:rPr>
          <w:rFonts w:ascii="Times New Roman" w:hAnsi="Times New Roman" w:cs="Times New Roman"/>
        </w:rPr>
        <w:t>A bit</w:t>
      </w:r>
      <w:r w:rsidR="002E5383" w:rsidRPr="00082DC1">
        <w:rPr>
          <w:rFonts w:ascii="Times New Roman" w:hAnsi="Times New Roman" w:cs="Times New Roman"/>
        </w:rPr>
        <w:t xml:space="preserve"> of both</w:t>
      </w:r>
      <w:r w:rsidR="00201C84" w:rsidRPr="00082DC1">
        <w:rPr>
          <w:rFonts w:ascii="Times New Roman" w:hAnsi="Times New Roman" w:cs="Times New Roman"/>
        </w:rPr>
        <w:t>.</w:t>
      </w:r>
      <w:r w:rsidR="002E5383" w:rsidRPr="00082DC1">
        <w:rPr>
          <w:rFonts w:ascii="Times New Roman" w:hAnsi="Times New Roman" w:cs="Times New Roman"/>
        </w:rPr>
        <w:t>”</w:t>
      </w:r>
    </w:p>
    <w:p w14:paraId="110F0BA2" w14:textId="2A3BC650" w:rsidR="00BF7573" w:rsidRPr="00082DC1" w:rsidRDefault="002E5383" w:rsidP="00CC0FFF">
      <w:pPr>
        <w:spacing w:line="480" w:lineRule="auto"/>
        <w:rPr>
          <w:rFonts w:ascii="Times New Roman" w:hAnsi="Times New Roman" w:cs="Times New Roman"/>
        </w:rPr>
      </w:pPr>
      <w:r w:rsidRPr="00082DC1">
        <w:rPr>
          <w:rFonts w:ascii="Times New Roman" w:hAnsi="Times New Roman" w:cs="Times New Roman"/>
        </w:rPr>
        <w:lastRenderedPageBreak/>
        <w:t>“</w:t>
      </w:r>
      <w:r w:rsidR="000A091A" w:rsidRPr="00082DC1">
        <w:rPr>
          <w:rFonts w:ascii="Times New Roman" w:hAnsi="Times New Roman" w:cs="Times New Roman"/>
        </w:rPr>
        <w:t>Y</w:t>
      </w:r>
      <w:r w:rsidR="00E049F1" w:rsidRPr="00082DC1">
        <w:rPr>
          <w:rFonts w:ascii="Times New Roman" w:hAnsi="Times New Roman" w:cs="Times New Roman"/>
        </w:rPr>
        <w:t xml:space="preserve">ou validate beliefs at </w:t>
      </w:r>
      <w:r w:rsidR="008739C8" w:rsidRPr="00082DC1">
        <w:rPr>
          <w:rFonts w:ascii="Times New Roman" w:hAnsi="Times New Roman" w:cs="Times New Roman"/>
        </w:rPr>
        <w:t>knifepoint</w:t>
      </w:r>
      <w:r w:rsidR="00E049F1" w:rsidRPr="00082DC1">
        <w:rPr>
          <w:rFonts w:ascii="Times New Roman" w:hAnsi="Times New Roman" w:cs="Times New Roman"/>
        </w:rPr>
        <w:t>?”</w:t>
      </w:r>
    </w:p>
    <w:p w14:paraId="17724748" w14:textId="54B57EFA" w:rsidR="00E97DF5" w:rsidRPr="00082DC1" w:rsidRDefault="00E97DF5" w:rsidP="00CC0FFF">
      <w:pPr>
        <w:spacing w:line="480" w:lineRule="auto"/>
        <w:rPr>
          <w:rFonts w:ascii="Times New Roman" w:hAnsi="Times New Roman" w:cs="Times New Roman"/>
        </w:rPr>
      </w:pPr>
      <w:r w:rsidRPr="00082DC1">
        <w:rPr>
          <w:rFonts w:ascii="Times New Roman" w:hAnsi="Times New Roman" w:cs="Times New Roman"/>
        </w:rPr>
        <w:t>“</w:t>
      </w:r>
      <w:r w:rsidR="00661682" w:rsidRPr="00082DC1">
        <w:rPr>
          <w:rFonts w:ascii="Times New Roman" w:hAnsi="Times New Roman" w:cs="Times New Roman"/>
        </w:rPr>
        <w:t>No, we talk about it. This is just a gesture.”</w:t>
      </w:r>
      <w:r w:rsidR="008739C8" w:rsidRPr="00082DC1">
        <w:rPr>
          <w:rFonts w:ascii="Times New Roman" w:hAnsi="Times New Roman" w:cs="Times New Roman"/>
        </w:rPr>
        <w:t xml:space="preserve"> </w:t>
      </w:r>
      <w:r w:rsidR="00DC628F" w:rsidRPr="00082DC1">
        <w:rPr>
          <w:rFonts w:ascii="Times New Roman" w:hAnsi="Times New Roman" w:cs="Times New Roman"/>
        </w:rPr>
        <w:t xml:space="preserve">Ehkolei </w:t>
      </w:r>
      <w:r w:rsidR="008739C8" w:rsidRPr="00082DC1">
        <w:rPr>
          <w:rFonts w:ascii="Times New Roman" w:hAnsi="Times New Roman" w:cs="Times New Roman"/>
        </w:rPr>
        <w:t>offer</w:t>
      </w:r>
      <w:r w:rsidR="0002192F" w:rsidRPr="00082DC1">
        <w:rPr>
          <w:rFonts w:ascii="Times New Roman" w:hAnsi="Times New Roman" w:cs="Times New Roman"/>
        </w:rPr>
        <w:t>ed him an impish grin which strangely suited the bear of a man.</w:t>
      </w:r>
      <w:r w:rsidR="00A41456" w:rsidRPr="00082DC1">
        <w:rPr>
          <w:rFonts w:ascii="Times New Roman" w:hAnsi="Times New Roman" w:cs="Times New Roman"/>
        </w:rPr>
        <w:t xml:space="preserve"> </w:t>
      </w:r>
    </w:p>
    <w:p w14:paraId="5C609F99" w14:textId="569F76CC" w:rsidR="00A41456" w:rsidRPr="00082DC1" w:rsidRDefault="00A41456" w:rsidP="00CC0FFF">
      <w:pPr>
        <w:spacing w:line="480" w:lineRule="auto"/>
        <w:rPr>
          <w:rFonts w:ascii="Times New Roman" w:hAnsi="Times New Roman" w:cs="Times New Roman"/>
        </w:rPr>
      </w:pPr>
      <w:r w:rsidRPr="00082DC1">
        <w:rPr>
          <w:rFonts w:ascii="Times New Roman" w:hAnsi="Times New Roman" w:cs="Times New Roman"/>
        </w:rPr>
        <w:t>“I guess we have something similar</w:t>
      </w:r>
      <w:r w:rsidR="006B0EAA" w:rsidRPr="00082DC1">
        <w:rPr>
          <w:rFonts w:ascii="Times New Roman" w:hAnsi="Times New Roman" w:cs="Times New Roman"/>
        </w:rPr>
        <w:t xml:space="preserve"> at the Workshop. </w:t>
      </w:r>
      <w:r w:rsidR="007C6A5E" w:rsidRPr="00082DC1">
        <w:rPr>
          <w:rFonts w:ascii="Times New Roman" w:hAnsi="Times New Roman" w:cs="Times New Roman"/>
        </w:rPr>
        <w:t>A</w:t>
      </w:r>
      <w:r w:rsidR="006B0EAA" w:rsidRPr="00082DC1">
        <w:rPr>
          <w:rFonts w:ascii="Times New Roman" w:hAnsi="Times New Roman" w:cs="Times New Roman"/>
        </w:rPr>
        <w:t xml:space="preserve"> Master </w:t>
      </w:r>
      <w:r w:rsidR="00F75ACD" w:rsidRPr="00082DC1">
        <w:rPr>
          <w:rFonts w:ascii="Times New Roman" w:hAnsi="Times New Roman" w:cs="Times New Roman"/>
        </w:rPr>
        <w:t xml:space="preserve">will cut out parts of a canvas they dislike or </w:t>
      </w:r>
      <w:r w:rsidR="007C6A5E" w:rsidRPr="00082DC1">
        <w:rPr>
          <w:rFonts w:ascii="Times New Roman" w:hAnsi="Times New Roman" w:cs="Times New Roman"/>
        </w:rPr>
        <w:t>the Empress disproves of.</w:t>
      </w:r>
      <w:r w:rsidR="006D2795" w:rsidRPr="00082DC1">
        <w:rPr>
          <w:rFonts w:ascii="Times New Roman" w:hAnsi="Times New Roman" w:cs="Times New Roman"/>
        </w:rPr>
        <w:t>”</w:t>
      </w:r>
      <w:r w:rsidR="007C6A5E" w:rsidRPr="00082DC1">
        <w:rPr>
          <w:rFonts w:ascii="Times New Roman" w:hAnsi="Times New Roman" w:cs="Times New Roman"/>
        </w:rPr>
        <w:t xml:space="preserve"> </w:t>
      </w:r>
      <w:r w:rsidR="00C10FA8" w:rsidRPr="00082DC1">
        <w:rPr>
          <w:rFonts w:ascii="Times New Roman" w:hAnsi="Times New Roman" w:cs="Times New Roman"/>
        </w:rPr>
        <w:t>Ehkolei’s face was impassive. The conversation ended there.</w:t>
      </w:r>
      <w:r w:rsidR="006B0EAA" w:rsidRPr="00082DC1">
        <w:rPr>
          <w:rFonts w:ascii="Times New Roman" w:hAnsi="Times New Roman" w:cs="Times New Roman"/>
        </w:rPr>
        <w:t xml:space="preserve"> </w:t>
      </w:r>
    </w:p>
    <w:p w14:paraId="44FDF7EB" w14:textId="5D0C111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 </w:t>
      </w:r>
      <w:r w:rsidR="00C10FA8" w:rsidRPr="00082DC1">
        <w:rPr>
          <w:rFonts w:ascii="Times New Roman" w:hAnsi="Times New Roman" w:cs="Times New Roman"/>
        </w:rPr>
        <w:t>When they were galloping again the</w:t>
      </w:r>
      <w:r w:rsidRPr="00082DC1">
        <w:rPr>
          <w:rFonts w:ascii="Times New Roman" w:hAnsi="Times New Roman" w:cs="Times New Roman"/>
        </w:rPr>
        <w:t xml:space="preserve"> Amateur took time to think. About his mission, which he was still unsure abou</w:t>
      </w:r>
      <w:r w:rsidR="00C10FA8" w:rsidRPr="00082DC1">
        <w:rPr>
          <w:rFonts w:ascii="Times New Roman" w:hAnsi="Times New Roman" w:cs="Times New Roman"/>
        </w:rPr>
        <w:t>t</w:t>
      </w:r>
      <w:r w:rsidRPr="00082DC1">
        <w:rPr>
          <w:rFonts w:ascii="Times New Roman" w:hAnsi="Times New Roman" w:cs="Times New Roman"/>
        </w:rPr>
        <w:t xml:space="preserve">. In this grey and green plane above the rest of the world where no soul </w:t>
      </w:r>
      <w:r w:rsidR="003D24BF" w:rsidRPr="00082DC1">
        <w:rPr>
          <w:rFonts w:ascii="Times New Roman" w:hAnsi="Times New Roman" w:cs="Times New Roman"/>
        </w:rPr>
        <w:t>stirred,</w:t>
      </w:r>
      <w:r w:rsidRPr="00082DC1">
        <w:rPr>
          <w:rFonts w:ascii="Times New Roman" w:hAnsi="Times New Roman" w:cs="Times New Roman"/>
        </w:rPr>
        <w:t xml:space="preserve"> he felt his worries slough off. Whether he was to engage in reconnaissance with this tribe mattered less than rendering the details of this ritual. Perhaps that </w:t>
      </w:r>
      <w:r w:rsidR="0065730A" w:rsidRPr="00082DC1">
        <w:rPr>
          <w:rFonts w:ascii="Times New Roman" w:hAnsi="Times New Roman" w:cs="Times New Roman"/>
        </w:rPr>
        <w:t>was</w:t>
      </w:r>
      <w:r w:rsidRPr="00082DC1">
        <w:rPr>
          <w:rFonts w:ascii="Times New Roman" w:hAnsi="Times New Roman" w:cs="Times New Roman"/>
        </w:rPr>
        <w:t xml:space="preserve"> enough. He was not fully satisfied but for the moment this commitment to duty assuaged some of his terror.  </w:t>
      </w:r>
    </w:p>
    <w:p w14:paraId="3E4B053F" w14:textId="787F0E90" w:rsidR="00F84763"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At twilight </w:t>
      </w:r>
      <w:r w:rsidR="00B31A8E" w:rsidRPr="00082DC1">
        <w:rPr>
          <w:rFonts w:ascii="Times New Roman" w:hAnsi="Times New Roman" w:cs="Times New Roman"/>
        </w:rPr>
        <w:t>they slowed down</w:t>
      </w:r>
      <w:r w:rsidRPr="00082DC1">
        <w:rPr>
          <w:rFonts w:ascii="Times New Roman" w:hAnsi="Times New Roman" w:cs="Times New Roman"/>
        </w:rPr>
        <w:t>.</w:t>
      </w:r>
      <w:r w:rsidR="0065730A" w:rsidRPr="00082DC1">
        <w:rPr>
          <w:rFonts w:ascii="Times New Roman" w:hAnsi="Times New Roman" w:cs="Times New Roman"/>
        </w:rPr>
        <w:t xml:space="preserve"> </w:t>
      </w:r>
      <w:r w:rsidRPr="00082DC1">
        <w:rPr>
          <w:rFonts w:ascii="Times New Roman" w:hAnsi="Times New Roman" w:cs="Times New Roman"/>
        </w:rPr>
        <w:t xml:space="preserve">The firmament </w:t>
      </w:r>
      <w:r w:rsidR="00B31A8E" w:rsidRPr="00082DC1">
        <w:rPr>
          <w:rFonts w:ascii="Times New Roman" w:hAnsi="Times New Roman" w:cs="Times New Roman"/>
        </w:rPr>
        <w:t>darkening</w:t>
      </w:r>
      <w:r w:rsidRPr="00082DC1">
        <w:rPr>
          <w:rFonts w:ascii="Times New Roman" w:hAnsi="Times New Roman" w:cs="Times New Roman"/>
        </w:rPr>
        <w:t xml:space="preserve"> behind a sheer wall of monolithic redwoods. </w:t>
      </w:r>
      <w:r w:rsidR="00B31A8E" w:rsidRPr="00082DC1">
        <w:rPr>
          <w:rFonts w:ascii="Times New Roman" w:hAnsi="Times New Roman" w:cs="Times New Roman"/>
        </w:rPr>
        <w:t xml:space="preserve">The </w:t>
      </w:r>
      <w:r w:rsidRPr="00082DC1">
        <w:rPr>
          <w:rFonts w:ascii="Times New Roman" w:hAnsi="Times New Roman" w:cs="Times New Roman"/>
        </w:rPr>
        <w:t>sky</w:t>
      </w:r>
      <w:r w:rsidR="00B31A8E" w:rsidRPr="00082DC1">
        <w:rPr>
          <w:rFonts w:ascii="Times New Roman" w:hAnsi="Times New Roman" w:cs="Times New Roman"/>
        </w:rPr>
        <w:t xml:space="preserve"> bled at the horizon</w:t>
      </w:r>
      <w:r w:rsidRPr="00082DC1">
        <w:rPr>
          <w:rFonts w:ascii="Times New Roman" w:hAnsi="Times New Roman" w:cs="Times New Roman"/>
        </w:rPr>
        <w:t xml:space="preserve">. Ambling to the edge of the forest, the two riders got down and set about making camp. The boy cleared a patch of thinning snow, placing his sleeping mat on the ground. Ehkolei walked into the deepening shadows of the evergreens looking for dry wood whilst the Amateur pulled out his boiling pot into which he gathered some snow. In the darker shadows </w:t>
      </w:r>
      <w:r w:rsidR="003D462E" w:rsidRPr="00082DC1">
        <w:rPr>
          <w:rFonts w:ascii="Times New Roman" w:hAnsi="Times New Roman" w:cs="Times New Roman"/>
        </w:rPr>
        <w:t>of</w:t>
      </w:r>
      <w:r w:rsidRPr="00082DC1">
        <w:rPr>
          <w:rFonts w:ascii="Times New Roman" w:hAnsi="Times New Roman" w:cs="Times New Roman"/>
        </w:rPr>
        <w:t xml:space="preserve"> the forest </w:t>
      </w:r>
      <w:r w:rsidR="003D462E" w:rsidRPr="00082DC1">
        <w:rPr>
          <w:rFonts w:ascii="Times New Roman" w:hAnsi="Times New Roman" w:cs="Times New Roman"/>
        </w:rPr>
        <w:t>Ehkolei</w:t>
      </w:r>
      <w:r w:rsidRPr="00082DC1">
        <w:rPr>
          <w:rFonts w:ascii="Times New Roman" w:hAnsi="Times New Roman" w:cs="Times New Roman"/>
        </w:rPr>
        <w:t>'s keen eyes pick</w:t>
      </w:r>
      <w:r w:rsidR="000F015D" w:rsidRPr="00082DC1">
        <w:rPr>
          <w:rFonts w:ascii="Times New Roman" w:hAnsi="Times New Roman" w:cs="Times New Roman"/>
        </w:rPr>
        <w:t>ed</w:t>
      </w:r>
      <w:r w:rsidRPr="00082DC1">
        <w:rPr>
          <w:rFonts w:ascii="Times New Roman" w:hAnsi="Times New Roman" w:cs="Times New Roman"/>
        </w:rPr>
        <w:t xml:space="preserve"> up movement. The inhabitants of the undergrowth flitting about. A selenius scamper</w:t>
      </w:r>
      <w:r w:rsidR="000F015D" w:rsidRPr="00082DC1">
        <w:rPr>
          <w:rFonts w:ascii="Times New Roman" w:hAnsi="Times New Roman" w:cs="Times New Roman"/>
        </w:rPr>
        <w:t>ed</w:t>
      </w:r>
      <w:r w:rsidRPr="00082DC1">
        <w:rPr>
          <w:rFonts w:ascii="Times New Roman" w:hAnsi="Times New Roman" w:cs="Times New Roman"/>
        </w:rPr>
        <w:t xml:space="preserve"> in near silence over the snow; the softest crunch betraying its passage. Pulling a pipe from his cloak</w:t>
      </w:r>
      <w:r w:rsidR="00431DE2" w:rsidRPr="00082DC1">
        <w:rPr>
          <w:rFonts w:ascii="Times New Roman" w:hAnsi="Times New Roman" w:cs="Times New Roman"/>
        </w:rPr>
        <w:t xml:space="preserve">, he </w:t>
      </w:r>
      <w:r w:rsidRPr="00082DC1">
        <w:rPr>
          <w:rFonts w:ascii="Times New Roman" w:hAnsi="Times New Roman" w:cs="Times New Roman"/>
        </w:rPr>
        <w:t>insert</w:t>
      </w:r>
      <w:r w:rsidR="000F015D" w:rsidRPr="00082DC1">
        <w:rPr>
          <w:rFonts w:ascii="Times New Roman" w:hAnsi="Times New Roman" w:cs="Times New Roman"/>
        </w:rPr>
        <w:t>ed</w:t>
      </w:r>
      <w:r w:rsidRPr="00082DC1">
        <w:rPr>
          <w:rFonts w:ascii="Times New Roman" w:hAnsi="Times New Roman" w:cs="Times New Roman"/>
        </w:rPr>
        <w:t xml:space="preserve"> a dart tracking carefully the </w:t>
      </w:r>
      <w:r w:rsidR="00431DE2" w:rsidRPr="00082DC1">
        <w:rPr>
          <w:rFonts w:ascii="Times New Roman" w:hAnsi="Times New Roman" w:cs="Times New Roman"/>
        </w:rPr>
        <w:t xml:space="preserve">just darker </w:t>
      </w:r>
      <w:r w:rsidRPr="00082DC1">
        <w:rPr>
          <w:rFonts w:ascii="Times New Roman" w:hAnsi="Times New Roman" w:cs="Times New Roman"/>
        </w:rPr>
        <w:t xml:space="preserve">shadow moving against the </w:t>
      </w:r>
      <w:r w:rsidR="00431DE2" w:rsidRPr="00082DC1">
        <w:rPr>
          <w:rFonts w:ascii="Times New Roman" w:hAnsi="Times New Roman" w:cs="Times New Roman"/>
        </w:rPr>
        <w:t>pale</w:t>
      </w:r>
      <w:r w:rsidRPr="00082DC1">
        <w:rPr>
          <w:rFonts w:ascii="Times New Roman" w:hAnsi="Times New Roman" w:cs="Times New Roman"/>
        </w:rPr>
        <w:t xml:space="preserve"> snow. He bl</w:t>
      </w:r>
      <w:r w:rsidR="000F015D" w:rsidRPr="00082DC1">
        <w:rPr>
          <w:rFonts w:ascii="Times New Roman" w:hAnsi="Times New Roman" w:cs="Times New Roman"/>
        </w:rPr>
        <w:t>ew</w:t>
      </w:r>
      <w:r w:rsidRPr="00082DC1">
        <w:rPr>
          <w:rFonts w:ascii="Times New Roman" w:hAnsi="Times New Roman" w:cs="Times New Roman"/>
        </w:rPr>
        <w:t xml:space="preserve">. A life extinguished. The Amateur </w:t>
      </w:r>
      <w:r w:rsidR="000F015D" w:rsidRPr="00082DC1">
        <w:rPr>
          <w:rFonts w:ascii="Times New Roman" w:hAnsi="Times New Roman" w:cs="Times New Roman"/>
        </w:rPr>
        <w:t>saw</w:t>
      </w:r>
      <w:r w:rsidRPr="00082DC1">
        <w:rPr>
          <w:rFonts w:ascii="Times New Roman" w:hAnsi="Times New Roman" w:cs="Times New Roman"/>
        </w:rPr>
        <w:t xml:space="preserve"> Ehkolei walk back into the </w:t>
      </w:r>
      <w:r w:rsidR="00B913EE" w:rsidRPr="00082DC1">
        <w:rPr>
          <w:rFonts w:ascii="Times New Roman" w:hAnsi="Times New Roman" w:cs="Times New Roman"/>
        </w:rPr>
        <w:t>rosy</w:t>
      </w:r>
      <w:r w:rsidRPr="00082DC1">
        <w:rPr>
          <w:rFonts w:ascii="Times New Roman" w:hAnsi="Times New Roman" w:cs="Times New Roman"/>
        </w:rPr>
        <w:t xml:space="preserve"> light of the gloaming sky carrying what look</w:t>
      </w:r>
      <w:r w:rsidR="000F015D" w:rsidRPr="00082DC1">
        <w:rPr>
          <w:rFonts w:ascii="Times New Roman" w:hAnsi="Times New Roman" w:cs="Times New Roman"/>
        </w:rPr>
        <w:t>ed</w:t>
      </w:r>
      <w:r w:rsidRPr="00082DC1">
        <w:rPr>
          <w:rFonts w:ascii="Times New Roman" w:hAnsi="Times New Roman" w:cs="Times New Roman"/>
        </w:rPr>
        <w:t xml:space="preserve"> like a white fox and a bundle of sticks. Placing the last of his kindling </w:t>
      </w:r>
      <w:r w:rsidRPr="00082DC1">
        <w:rPr>
          <w:rFonts w:ascii="Times New Roman" w:hAnsi="Times New Roman" w:cs="Times New Roman"/>
        </w:rPr>
        <w:lastRenderedPageBreak/>
        <w:t xml:space="preserve">within the crude child's toy of a house he </w:t>
      </w:r>
      <w:r w:rsidR="000F015D" w:rsidRPr="00082DC1">
        <w:rPr>
          <w:rFonts w:ascii="Times New Roman" w:hAnsi="Times New Roman" w:cs="Times New Roman"/>
        </w:rPr>
        <w:t>had</w:t>
      </w:r>
      <w:r w:rsidRPr="00082DC1">
        <w:rPr>
          <w:rFonts w:ascii="Times New Roman" w:hAnsi="Times New Roman" w:cs="Times New Roman"/>
        </w:rPr>
        <w:t xml:space="preserve"> made with the bundle of sticks the Amateur cast sparks with his flint and steel.</w:t>
      </w:r>
    </w:p>
    <w:p w14:paraId="375AD938" w14:textId="64C03EBB" w:rsidR="00594ED8" w:rsidRPr="00082DC1" w:rsidRDefault="00A6389F" w:rsidP="00CC0FFF">
      <w:pPr>
        <w:spacing w:line="480" w:lineRule="auto"/>
        <w:rPr>
          <w:ins w:id="79" w:author="Emily Barrett" w:date="2026-01-30T13:20:00Z" w16du:dateUtc="2026-01-30T13:20:00Z"/>
          <w:rFonts w:ascii="Times New Roman" w:hAnsi="Times New Roman" w:cs="Times New Roman"/>
        </w:rPr>
      </w:pPr>
      <w:r w:rsidRPr="00082DC1">
        <w:rPr>
          <w:rFonts w:ascii="Times New Roman" w:hAnsi="Times New Roman" w:cs="Times New Roman"/>
        </w:rPr>
        <w:t>He</w:t>
      </w:r>
      <w:r w:rsidR="00B913EE" w:rsidRPr="00082DC1">
        <w:rPr>
          <w:rFonts w:ascii="Times New Roman" w:hAnsi="Times New Roman" w:cs="Times New Roman"/>
        </w:rPr>
        <w:t xml:space="preserve"> had</w:t>
      </w:r>
      <w:r w:rsidRPr="00082DC1">
        <w:rPr>
          <w:rFonts w:ascii="Times New Roman" w:hAnsi="Times New Roman" w:cs="Times New Roman"/>
        </w:rPr>
        <w:t xml:space="preserve"> left his pot half in the flames, the metal slowly bluing from the heat.  Across the flaring fire Ehkolei </w:t>
      </w:r>
      <w:r w:rsidR="000F015D" w:rsidRPr="00082DC1">
        <w:rPr>
          <w:rFonts w:ascii="Times New Roman" w:hAnsi="Times New Roman" w:cs="Times New Roman"/>
        </w:rPr>
        <w:t xml:space="preserve">had </w:t>
      </w:r>
      <w:r w:rsidRPr="00082DC1">
        <w:rPr>
          <w:rFonts w:ascii="Times New Roman" w:hAnsi="Times New Roman" w:cs="Times New Roman"/>
        </w:rPr>
        <w:t xml:space="preserve">skinned and decapitated the boreal fox. The boy had never seen </w:t>
      </w:r>
      <w:r w:rsidR="000F015D" w:rsidRPr="00082DC1">
        <w:rPr>
          <w:rFonts w:ascii="Times New Roman" w:hAnsi="Times New Roman" w:cs="Times New Roman"/>
        </w:rPr>
        <w:t>it’s</w:t>
      </w:r>
      <w:r w:rsidRPr="00082DC1">
        <w:rPr>
          <w:rFonts w:ascii="Times New Roman" w:hAnsi="Times New Roman" w:cs="Times New Roman"/>
        </w:rPr>
        <w:t xml:space="preserve"> like, this being the farthest north he </w:t>
      </w:r>
      <w:r w:rsidR="000F015D" w:rsidRPr="00082DC1">
        <w:rPr>
          <w:rFonts w:ascii="Times New Roman" w:hAnsi="Times New Roman" w:cs="Times New Roman"/>
        </w:rPr>
        <w:t>had</w:t>
      </w:r>
      <w:r w:rsidRPr="00082DC1">
        <w:rPr>
          <w:rFonts w:ascii="Times New Roman" w:hAnsi="Times New Roman" w:cs="Times New Roman"/>
        </w:rPr>
        <w:t xml:space="preserve"> ever travelled. </w:t>
      </w:r>
    </w:p>
    <w:p w14:paraId="11AB26FE" w14:textId="77777777" w:rsidR="00FF62F2" w:rsidRPr="00082DC1" w:rsidRDefault="00A6389F" w:rsidP="00CC0FFF">
      <w:pPr>
        <w:spacing w:line="480" w:lineRule="auto"/>
        <w:rPr>
          <w:ins w:id="80" w:author="Emily Barrett" w:date="2026-01-30T13:21:00Z" w16du:dateUtc="2026-01-30T13:21:00Z"/>
          <w:rFonts w:ascii="Times New Roman" w:hAnsi="Times New Roman" w:cs="Times New Roman"/>
        </w:rPr>
      </w:pPr>
      <w:r w:rsidRPr="00082DC1">
        <w:rPr>
          <w:rFonts w:ascii="Times New Roman" w:hAnsi="Times New Roman" w:cs="Times New Roman"/>
        </w:rPr>
        <w:t xml:space="preserve">"We call it a </w:t>
      </w:r>
      <w:r w:rsidR="00F84763" w:rsidRPr="00082DC1">
        <w:rPr>
          <w:rFonts w:ascii="Times New Roman" w:hAnsi="Times New Roman" w:cs="Times New Roman"/>
        </w:rPr>
        <w:t>selenius. A</w:t>
      </w:r>
      <w:r w:rsidRPr="00082DC1">
        <w:rPr>
          <w:rFonts w:ascii="Times New Roman" w:hAnsi="Times New Roman" w:cs="Times New Roman"/>
        </w:rPr>
        <w:t xml:space="preserve"> moon faerie. They wander through minds and the snow drift they leave behind are the stuff of our dreaming. Or so my grandmother used to tell me." He impaled the carcass on a sharpened twig of cedar, placing it on the stands which the boy had made and pulled the pot towards him, his scarred hands immune to the hot metal. From his many</w:t>
      </w:r>
      <w:r w:rsidR="009458EE" w:rsidRPr="00082DC1">
        <w:rPr>
          <w:rFonts w:ascii="Times New Roman" w:hAnsi="Times New Roman" w:cs="Times New Roman"/>
        </w:rPr>
        <w:t>-</w:t>
      </w:r>
      <w:r w:rsidRPr="00082DC1">
        <w:rPr>
          <w:rFonts w:ascii="Times New Roman" w:hAnsi="Times New Roman" w:cs="Times New Roman"/>
        </w:rPr>
        <w:t>pocketed cloak</w:t>
      </w:r>
      <w:r w:rsidR="009458EE" w:rsidRPr="00082DC1">
        <w:rPr>
          <w:rFonts w:ascii="Times New Roman" w:hAnsi="Times New Roman" w:cs="Times New Roman"/>
        </w:rPr>
        <w:t>,</w:t>
      </w:r>
      <w:r w:rsidRPr="00082DC1">
        <w:rPr>
          <w:rFonts w:ascii="Times New Roman" w:hAnsi="Times New Roman" w:cs="Times New Roman"/>
        </w:rPr>
        <w:t xml:space="preserve"> he pulled out some dry bark, an opalescent film gleam</w:t>
      </w:r>
      <w:ins w:id="81" w:author="Emily Barrett" w:date="2026-01-30T13:21:00Z" w16du:dateUtc="2026-01-30T13:21:00Z">
        <w:r w:rsidR="00594ED8" w:rsidRPr="00082DC1">
          <w:rPr>
            <w:rFonts w:ascii="Times New Roman" w:hAnsi="Times New Roman" w:cs="Times New Roman"/>
          </w:rPr>
          <w:t>ing</w:t>
        </w:r>
      </w:ins>
      <w:del w:id="82" w:author="Emily Barrett" w:date="2026-01-30T13:21:00Z" w16du:dateUtc="2026-01-30T13:21:00Z">
        <w:r w:rsidRPr="00082DC1" w:rsidDel="00594ED8">
          <w:rPr>
            <w:rFonts w:ascii="Times New Roman" w:hAnsi="Times New Roman" w:cs="Times New Roman"/>
          </w:rPr>
          <w:delText>ed</w:delText>
        </w:r>
      </w:del>
      <w:r w:rsidRPr="00082DC1">
        <w:rPr>
          <w:rFonts w:ascii="Times New Roman" w:hAnsi="Times New Roman" w:cs="Times New Roman"/>
        </w:rPr>
        <w:t xml:space="preserve"> on its surface, reflecting the firelight. "This is for sleep. I will wake you the hour before midnight" the tribesman said as he sprinkled the bark into the pot. </w:t>
      </w:r>
    </w:p>
    <w:p w14:paraId="1190E844" w14:textId="48B53674"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They ate in silence and the boy sipped on his tea which tasted like no spice that he had ever put in his mouth. A lassitude creeped up on him as he washed his hands in the snow and dried them against the waves of heat coming off the fire. He slept. Ehkolei tended the fire, watching the advent of the first stars, the ghosts of forgotten suns winking in the blue-black depths up there. The snow had stopped falling and the clouds</w:t>
      </w:r>
      <w:r w:rsidR="00865540" w:rsidRPr="00082DC1">
        <w:rPr>
          <w:rFonts w:ascii="Times New Roman" w:hAnsi="Times New Roman" w:cs="Times New Roman"/>
        </w:rPr>
        <w:t xml:space="preserve"> </w:t>
      </w:r>
      <w:r w:rsidRPr="00082DC1">
        <w:rPr>
          <w:rFonts w:ascii="Times New Roman" w:hAnsi="Times New Roman" w:cs="Times New Roman"/>
        </w:rPr>
        <w:t xml:space="preserve">clearing. </w:t>
      </w:r>
    </w:p>
    <w:p w14:paraId="7F2B3DC9" w14:textId="31B25D0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final hour of the day, the Amateur was shaken awake by the tribesman. "Evening Ehkolei</w:t>
      </w:r>
      <w:ins w:id="83" w:author="Emily Barrett" w:date="2026-01-30T13:21:00Z" w16du:dateUtc="2026-01-30T13:21:00Z">
        <w:r w:rsidR="00C3223A" w:rsidRPr="00082DC1">
          <w:rPr>
            <w:rFonts w:ascii="Times New Roman" w:hAnsi="Times New Roman" w:cs="Times New Roman"/>
          </w:rPr>
          <w:t>,</w:t>
        </w:r>
      </w:ins>
      <w:r w:rsidRPr="00082DC1">
        <w:rPr>
          <w:rFonts w:ascii="Times New Roman" w:hAnsi="Times New Roman" w:cs="Times New Roman"/>
        </w:rPr>
        <w:t>"</w:t>
      </w:r>
      <w:del w:id="84" w:author="Emily Barrett" w:date="2026-01-30T13:21:00Z" w16du:dateUtc="2026-01-30T13:21:00Z">
        <w:r w:rsidR="00936E4D" w:rsidRPr="00082DC1" w:rsidDel="00C3223A">
          <w:rPr>
            <w:rFonts w:ascii="Times New Roman" w:hAnsi="Times New Roman" w:cs="Times New Roman"/>
          </w:rPr>
          <w:delText>,</w:delText>
        </w:r>
      </w:del>
      <w:r w:rsidRPr="00082DC1">
        <w:rPr>
          <w:rFonts w:ascii="Times New Roman" w:hAnsi="Times New Roman" w:cs="Times New Roman"/>
        </w:rPr>
        <w:t xml:space="preserve"> the boy said bleary eyed.</w:t>
      </w:r>
    </w:p>
    <w:p w14:paraId="38EE33FE" w14:textId="4F2F37D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"Evening Peq. How do you feel?" The boy took a few moments to think before answering and realised the sleep had cleared rapidly. "Good, I feel good."</w:t>
      </w:r>
      <w:r w:rsidR="0011116A" w:rsidRPr="00082DC1">
        <w:rPr>
          <w:rFonts w:ascii="Times New Roman" w:hAnsi="Times New Roman" w:cs="Times New Roman"/>
        </w:rPr>
        <w:t xml:space="preserve"> He said </w:t>
      </w:r>
      <w:r w:rsidR="002F4448" w:rsidRPr="00082DC1">
        <w:rPr>
          <w:rFonts w:ascii="Times New Roman" w:hAnsi="Times New Roman" w:cs="Times New Roman"/>
        </w:rPr>
        <w:t>whilst looking around</w:t>
      </w:r>
      <w:r w:rsidR="0007642A" w:rsidRPr="00082DC1">
        <w:rPr>
          <w:rFonts w:ascii="Times New Roman" w:hAnsi="Times New Roman" w:cs="Times New Roman"/>
        </w:rPr>
        <w:t>.</w:t>
      </w:r>
      <w:r w:rsidR="00865540" w:rsidRPr="00082DC1">
        <w:rPr>
          <w:rFonts w:ascii="Times New Roman" w:hAnsi="Times New Roman" w:cs="Times New Roman"/>
        </w:rPr>
        <w:t xml:space="preserve"> “The horses?”</w:t>
      </w:r>
    </w:p>
    <w:p w14:paraId="03582207" w14:textId="424AD137" w:rsidR="00865540" w:rsidRPr="00082DC1" w:rsidRDefault="00865540" w:rsidP="00CC0FFF">
      <w:pPr>
        <w:spacing w:line="480" w:lineRule="auto"/>
        <w:rPr>
          <w:rFonts w:ascii="Times New Roman" w:hAnsi="Times New Roman" w:cs="Times New Roman"/>
        </w:rPr>
      </w:pPr>
      <w:r w:rsidRPr="00082DC1">
        <w:rPr>
          <w:rFonts w:ascii="Times New Roman" w:hAnsi="Times New Roman" w:cs="Times New Roman"/>
        </w:rPr>
        <w:t>“</w:t>
      </w:r>
      <w:r w:rsidR="003305FF" w:rsidRPr="00082DC1">
        <w:rPr>
          <w:rFonts w:ascii="Times New Roman" w:hAnsi="Times New Roman" w:cs="Times New Roman"/>
        </w:rPr>
        <w:t>Grazing</w:t>
      </w:r>
      <w:r w:rsidR="002F4448" w:rsidRPr="00082DC1">
        <w:rPr>
          <w:rFonts w:ascii="Times New Roman" w:hAnsi="Times New Roman" w:cs="Times New Roman"/>
        </w:rPr>
        <w:t>.</w:t>
      </w:r>
      <w:r w:rsidRPr="00082DC1">
        <w:rPr>
          <w:rFonts w:ascii="Times New Roman" w:hAnsi="Times New Roman" w:cs="Times New Roman"/>
        </w:rPr>
        <w:t>”</w:t>
      </w:r>
      <w:r w:rsidR="003305FF" w:rsidRPr="00082DC1">
        <w:rPr>
          <w:rFonts w:ascii="Times New Roman" w:hAnsi="Times New Roman" w:cs="Times New Roman"/>
        </w:rPr>
        <w:t xml:space="preserve"> They were indeed, opposite the line of trees.</w:t>
      </w:r>
    </w:p>
    <w:p w14:paraId="032D076E" w14:textId="3898358A" w:rsidR="008D3148" w:rsidRPr="00082DC1" w:rsidRDefault="00A6389F" w:rsidP="00CC0FFF">
      <w:pPr>
        <w:spacing w:line="480" w:lineRule="auto"/>
        <w:rPr>
          <w:ins w:id="85" w:author="Emily Barrett" w:date="2026-01-30T13:22:00Z" w16du:dateUtc="2026-01-30T13:22:00Z"/>
          <w:rFonts w:ascii="Times New Roman" w:hAnsi="Times New Roman" w:cs="Times New Roman"/>
        </w:rPr>
      </w:pPr>
      <w:r w:rsidRPr="00082DC1">
        <w:rPr>
          <w:rFonts w:ascii="Times New Roman" w:hAnsi="Times New Roman" w:cs="Times New Roman"/>
        </w:rPr>
        <w:lastRenderedPageBreak/>
        <w:t xml:space="preserve">Getting up, the Amateur saw that Ehkolei had broken camp and readied his things. He was lighting a torch from the dwindling fire whilst the boy shouldered his </w:t>
      </w:r>
      <w:r w:rsidR="0007642A" w:rsidRPr="00082DC1">
        <w:rPr>
          <w:rFonts w:ascii="Times New Roman" w:hAnsi="Times New Roman" w:cs="Times New Roman"/>
        </w:rPr>
        <w:t>pack</w:t>
      </w:r>
      <w:r w:rsidR="00586D4E" w:rsidRPr="00082DC1">
        <w:rPr>
          <w:rFonts w:ascii="Times New Roman" w:hAnsi="Times New Roman" w:cs="Times New Roman"/>
        </w:rPr>
        <w:t xml:space="preserve"> and leather canvas pack</w:t>
      </w:r>
      <w:r w:rsidR="0007642A" w:rsidRPr="00082DC1">
        <w:rPr>
          <w:rFonts w:ascii="Times New Roman" w:hAnsi="Times New Roman" w:cs="Times New Roman"/>
        </w:rPr>
        <w:t>,</w:t>
      </w:r>
      <w:r w:rsidRPr="00082DC1">
        <w:rPr>
          <w:rFonts w:ascii="Times New Roman" w:hAnsi="Times New Roman" w:cs="Times New Roman"/>
        </w:rPr>
        <w:t xml:space="preserve"> and they were on their way. The tribesman</w:t>
      </w:r>
      <w:r w:rsidR="0007642A" w:rsidRPr="00082DC1">
        <w:rPr>
          <w:rFonts w:ascii="Times New Roman" w:hAnsi="Times New Roman" w:cs="Times New Roman"/>
        </w:rPr>
        <w:t xml:space="preserve">’s </w:t>
      </w:r>
      <w:r w:rsidRPr="00082DC1">
        <w:rPr>
          <w:rFonts w:ascii="Times New Roman" w:hAnsi="Times New Roman" w:cs="Times New Roman"/>
        </w:rPr>
        <w:t xml:space="preserve">pace had become more leisurely for this final leg of the journey. </w:t>
      </w:r>
    </w:p>
    <w:p w14:paraId="2E0B6FC0" w14:textId="574CA34F" w:rsidR="00AC5CF3" w:rsidRPr="00082DC1" w:rsidRDefault="00A6389F" w:rsidP="00CC0FFF">
      <w:pPr>
        <w:spacing w:line="480" w:lineRule="auto"/>
        <w:rPr>
          <w:ins w:id="86" w:author="Emily Barrett" w:date="2026-01-30T13:24:00Z" w16du:dateUtc="2026-01-30T13:24:00Z"/>
          <w:rFonts w:ascii="Times New Roman" w:hAnsi="Times New Roman" w:cs="Times New Roman"/>
        </w:rPr>
      </w:pPr>
      <w:r w:rsidRPr="00082DC1">
        <w:rPr>
          <w:rFonts w:ascii="Times New Roman" w:hAnsi="Times New Roman" w:cs="Times New Roman"/>
        </w:rPr>
        <w:t xml:space="preserve">Moving into the darkness of the forest the firelight formed a soft red-gold halo around the two travellers. Inhabitants of this </w:t>
      </w:r>
      <w:r w:rsidR="00C643BF" w:rsidRPr="00082DC1">
        <w:rPr>
          <w:rFonts w:ascii="Times New Roman" w:hAnsi="Times New Roman" w:cs="Times New Roman"/>
        </w:rPr>
        <w:t>ancient</w:t>
      </w:r>
      <w:r w:rsidRPr="00082DC1">
        <w:rPr>
          <w:rFonts w:ascii="Times New Roman" w:hAnsi="Times New Roman" w:cs="Times New Roman"/>
        </w:rPr>
        <w:t xml:space="preserve"> wood saw a bobbing light in the dark through the dew-filled air. Unlike the </w:t>
      </w:r>
      <w:r w:rsidR="00ED2CBD" w:rsidRPr="00082DC1">
        <w:rPr>
          <w:rFonts w:ascii="Times New Roman" w:hAnsi="Times New Roman" w:cs="Times New Roman"/>
        </w:rPr>
        <w:t>fireflies</w:t>
      </w:r>
      <w:r w:rsidRPr="00082DC1">
        <w:rPr>
          <w:rFonts w:ascii="Times New Roman" w:hAnsi="Times New Roman" w:cs="Times New Roman"/>
        </w:rPr>
        <w:t xml:space="preserve"> which </w:t>
      </w:r>
      <w:r w:rsidR="000A70F7" w:rsidRPr="00082DC1">
        <w:rPr>
          <w:rFonts w:ascii="Times New Roman" w:hAnsi="Times New Roman" w:cs="Times New Roman"/>
        </w:rPr>
        <w:t>flit mindlessly</w:t>
      </w:r>
      <w:r w:rsidRPr="00082DC1">
        <w:rPr>
          <w:rFonts w:ascii="Times New Roman" w:hAnsi="Times New Roman" w:cs="Times New Roman"/>
        </w:rPr>
        <w:t xml:space="preserve"> this light moved with the intelligence and spirit of</w:t>
      </w:r>
      <w:r w:rsidR="00ED2CBD" w:rsidRPr="00082DC1">
        <w:rPr>
          <w:rFonts w:ascii="Times New Roman" w:hAnsi="Times New Roman" w:cs="Times New Roman"/>
        </w:rPr>
        <w:t xml:space="preserve"> a</w:t>
      </w:r>
      <w:r w:rsidRPr="00082DC1">
        <w:rPr>
          <w:rFonts w:ascii="Times New Roman" w:hAnsi="Times New Roman" w:cs="Times New Roman"/>
        </w:rPr>
        <w:t xml:space="preserve"> human. They gave it a wide </w:t>
      </w:r>
      <w:r w:rsidR="00AB5DBC" w:rsidRPr="00082DC1">
        <w:rPr>
          <w:rFonts w:ascii="Times New Roman" w:hAnsi="Times New Roman" w:cs="Times New Roman"/>
        </w:rPr>
        <w:t>berth</w:t>
      </w:r>
      <w:r w:rsidRPr="00082DC1">
        <w:rPr>
          <w:rFonts w:ascii="Times New Roman" w:hAnsi="Times New Roman" w:cs="Times New Roman"/>
        </w:rPr>
        <w:t xml:space="preserve">, noting its propensity for violence. It was a </w:t>
      </w:r>
      <w:r w:rsidR="009D2DAB" w:rsidRPr="00082DC1">
        <w:rPr>
          <w:rFonts w:ascii="Times New Roman" w:hAnsi="Times New Roman" w:cs="Times New Roman"/>
        </w:rPr>
        <w:t>new</w:t>
      </w:r>
      <w:r w:rsidRPr="00082DC1">
        <w:rPr>
          <w:rFonts w:ascii="Times New Roman" w:hAnsi="Times New Roman" w:cs="Times New Roman"/>
        </w:rPr>
        <w:t xml:space="preserve"> moon. The choice paths of forest creatures lit only by dim starlight. </w:t>
      </w:r>
      <w:r w:rsidR="00ED2CBD" w:rsidRPr="00082DC1">
        <w:rPr>
          <w:rFonts w:ascii="Times New Roman" w:hAnsi="Times New Roman" w:cs="Times New Roman"/>
        </w:rPr>
        <w:t>T</w:t>
      </w:r>
      <w:r w:rsidRPr="00082DC1">
        <w:rPr>
          <w:rFonts w:ascii="Times New Roman" w:hAnsi="Times New Roman" w:cs="Times New Roman"/>
        </w:rPr>
        <w:t>he boy was meditating on his situation again, the gravity of it accreting his anxieties. He had dreamt of the sea</w:t>
      </w:r>
      <w:r w:rsidR="008F52BB" w:rsidRPr="00082DC1">
        <w:rPr>
          <w:rFonts w:ascii="Times New Roman" w:hAnsi="Times New Roman" w:cs="Times New Roman"/>
        </w:rPr>
        <w:t>.</w:t>
      </w:r>
      <w:r w:rsidRPr="00082DC1">
        <w:rPr>
          <w:rFonts w:ascii="Times New Roman" w:hAnsi="Times New Roman" w:cs="Times New Roman"/>
        </w:rPr>
        <w:t xml:space="preserve"> </w:t>
      </w:r>
      <w:r w:rsidR="008F52BB" w:rsidRPr="00082DC1">
        <w:rPr>
          <w:rFonts w:ascii="Times New Roman" w:hAnsi="Times New Roman" w:cs="Times New Roman"/>
        </w:rPr>
        <w:t>A</w:t>
      </w:r>
      <w:r w:rsidRPr="00082DC1">
        <w:rPr>
          <w:rFonts w:ascii="Times New Roman" w:hAnsi="Times New Roman" w:cs="Times New Roman"/>
        </w:rPr>
        <w:t>lthough</w:t>
      </w:r>
      <w:r w:rsidR="008F52BB" w:rsidRPr="00082DC1">
        <w:rPr>
          <w:rFonts w:ascii="Times New Roman" w:hAnsi="Times New Roman" w:cs="Times New Roman"/>
        </w:rPr>
        <w:t xml:space="preserve"> </w:t>
      </w:r>
      <w:r w:rsidRPr="00082DC1">
        <w:rPr>
          <w:rFonts w:ascii="Times New Roman" w:hAnsi="Times New Roman" w:cs="Times New Roman"/>
        </w:rPr>
        <w:t xml:space="preserve">he had never seen </w:t>
      </w:r>
      <w:r w:rsidR="00E47D5D" w:rsidRPr="00082DC1">
        <w:rPr>
          <w:rFonts w:ascii="Times New Roman" w:hAnsi="Times New Roman" w:cs="Times New Roman"/>
        </w:rPr>
        <w:t>the real thing</w:t>
      </w:r>
      <w:r w:rsidR="008F52BB" w:rsidRPr="00082DC1">
        <w:rPr>
          <w:rFonts w:ascii="Times New Roman" w:hAnsi="Times New Roman" w:cs="Times New Roman"/>
        </w:rPr>
        <w:t xml:space="preserve">, </w:t>
      </w:r>
      <w:r w:rsidR="00E47D5D" w:rsidRPr="00082DC1">
        <w:rPr>
          <w:rFonts w:ascii="Times New Roman" w:hAnsi="Times New Roman" w:cs="Times New Roman"/>
        </w:rPr>
        <w:t>just t</w:t>
      </w:r>
      <w:r w:rsidRPr="00082DC1">
        <w:rPr>
          <w:rFonts w:ascii="Times New Roman" w:hAnsi="Times New Roman" w:cs="Times New Roman"/>
        </w:rPr>
        <w:t xml:space="preserve">ales and renderings from some of the older </w:t>
      </w:r>
      <w:r w:rsidR="00E47D5D" w:rsidRPr="00082DC1">
        <w:rPr>
          <w:rFonts w:ascii="Times New Roman" w:hAnsi="Times New Roman" w:cs="Times New Roman"/>
        </w:rPr>
        <w:t>members</w:t>
      </w:r>
      <w:r w:rsidRPr="00082DC1">
        <w:rPr>
          <w:rFonts w:ascii="Times New Roman" w:hAnsi="Times New Roman" w:cs="Times New Roman"/>
        </w:rPr>
        <w:t xml:space="preserve"> of the Workshop. He had felt a sense of tension, his feet planted on a wooden deck, the tumult of the waves and </w:t>
      </w:r>
      <w:r w:rsidR="0097626E" w:rsidRPr="00082DC1">
        <w:rPr>
          <w:rFonts w:ascii="Times New Roman" w:hAnsi="Times New Roman" w:cs="Times New Roman"/>
        </w:rPr>
        <w:t xml:space="preserve">a lack of </w:t>
      </w:r>
      <w:r w:rsidRPr="00082DC1">
        <w:rPr>
          <w:rFonts w:ascii="Times New Roman" w:hAnsi="Times New Roman" w:cs="Times New Roman"/>
        </w:rPr>
        <w:t>secur</w:t>
      </w:r>
      <w:r w:rsidR="0097626E" w:rsidRPr="00082DC1">
        <w:rPr>
          <w:rFonts w:ascii="Times New Roman" w:hAnsi="Times New Roman" w:cs="Times New Roman"/>
        </w:rPr>
        <w:t>ity</w:t>
      </w:r>
      <w:r w:rsidRPr="00082DC1">
        <w:rPr>
          <w:rFonts w:ascii="Times New Roman" w:hAnsi="Times New Roman" w:cs="Times New Roman"/>
        </w:rPr>
        <w:t>. Yet there was an absence of an ache. An ache he was not even aware of in his waking hours</w:t>
      </w:r>
      <w:r w:rsidR="0097626E" w:rsidRPr="00082DC1">
        <w:rPr>
          <w:rFonts w:ascii="Times New Roman" w:hAnsi="Times New Roman" w:cs="Times New Roman"/>
        </w:rPr>
        <w:t>.</w:t>
      </w:r>
      <w:r w:rsidRPr="00082DC1">
        <w:rPr>
          <w:rFonts w:ascii="Times New Roman" w:hAnsi="Times New Roman" w:cs="Times New Roman"/>
        </w:rPr>
        <w:t xml:space="preserve"> In its place a giddiness and</w:t>
      </w:r>
      <w:r w:rsidR="0097626E" w:rsidRPr="00082DC1">
        <w:rPr>
          <w:rFonts w:ascii="Times New Roman" w:hAnsi="Times New Roman" w:cs="Times New Roman"/>
        </w:rPr>
        <w:t xml:space="preserve"> a</w:t>
      </w:r>
      <w:r w:rsidRPr="00082DC1">
        <w:rPr>
          <w:rFonts w:ascii="Times New Roman" w:hAnsi="Times New Roman" w:cs="Times New Roman"/>
        </w:rPr>
        <w:t xml:space="preserve"> sense of reality's membrane touching him, gelatinous and unknowable. Maybe he preferred the ache. At least it numbed him to that </w:t>
      </w:r>
      <w:r w:rsidR="00CD4E50" w:rsidRPr="00082DC1">
        <w:rPr>
          <w:rFonts w:ascii="Times New Roman" w:hAnsi="Times New Roman" w:cs="Times New Roman"/>
        </w:rPr>
        <w:t xml:space="preserve">grotesquely </w:t>
      </w:r>
      <w:r w:rsidR="00E1702F" w:rsidRPr="00082DC1">
        <w:rPr>
          <w:rFonts w:ascii="Times New Roman" w:hAnsi="Times New Roman" w:cs="Times New Roman"/>
        </w:rPr>
        <w:t>alien</w:t>
      </w:r>
      <w:r w:rsidRPr="00082DC1">
        <w:rPr>
          <w:rFonts w:ascii="Times New Roman" w:hAnsi="Times New Roman" w:cs="Times New Roman"/>
        </w:rPr>
        <w:t xml:space="preserve"> sensation. </w:t>
      </w:r>
    </w:p>
    <w:p w14:paraId="254D6760" w14:textId="25D3164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tribesman intruded on </w:t>
      </w:r>
      <w:r w:rsidR="00E71680" w:rsidRPr="00082DC1">
        <w:rPr>
          <w:rFonts w:ascii="Times New Roman" w:hAnsi="Times New Roman" w:cs="Times New Roman"/>
        </w:rPr>
        <w:t>this</w:t>
      </w:r>
      <w:r w:rsidRPr="00082DC1">
        <w:rPr>
          <w:rFonts w:ascii="Times New Roman" w:hAnsi="Times New Roman" w:cs="Times New Roman"/>
        </w:rPr>
        <w:t xml:space="preserve"> quandary. "Have you ever </w:t>
      </w:r>
      <w:r w:rsidR="00E71680" w:rsidRPr="00082DC1">
        <w:rPr>
          <w:rFonts w:ascii="Times New Roman" w:hAnsi="Times New Roman" w:cs="Times New Roman"/>
        </w:rPr>
        <w:t xml:space="preserve">been off the continent </w:t>
      </w:r>
      <w:r w:rsidRPr="00082DC1">
        <w:rPr>
          <w:rFonts w:ascii="Times New Roman" w:hAnsi="Times New Roman" w:cs="Times New Roman"/>
        </w:rPr>
        <w:t>Peq?" The boy was startled, once again suspicious of the tribesman's potential clairvoyance.</w:t>
      </w:r>
    </w:p>
    <w:p w14:paraId="25838805"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"No, why do you ask?"</w:t>
      </w:r>
    </w:p>
    <w:p w14:paraId="4205FFDB"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"To make conversation. It is not something that we do in the tribe, but I have noticed that silence sits uneasy with city folk."</w:t>
      </w:r>
    </w:p>
    <w:p w14:paraId="7B355ECE"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"That is not entirely true, I would say it depends on the city folk. In the Workshop we go for hours without speaking, even in a gathering of my fellow Amateurs. Their company is sufficient sometimes."</w:t>
      </w:r>
    </w:p>
    <w:p w14:paraId="4982F467" w14:textId="283A039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"Ah but I can guess at those silences child. Silence</w:t>
      </w:r>
      <w:r w:rsidR="00F4469A" w:rsidRPr="00082DC1">
        <w:rPr>
          <w:rFonts w:ascii="Times New Roman" w:hAnsi="Times New Roman" w:cs="Times New Roman"/>
        </w:rPr>
        <w:t>s</w:t>
      </w:r>
      <w:r w:rsidRPr="00082DC1">
        <w:rPr>
          <w:rFonts w:ascii="Times New Roman" w:hAnsi="Times New Roman" w:cs="Times New Roman"/>
        </w:rPr>
        <w:t xml:space="preserve"> of pain and shame, born of whatever tortures your petty Master can think of</w:t>
      </w:r>
      <w:r w:rsidR="00F4469A" w:rsidRPr="00082DC1">
        <w:rPr>
          <w:rFonts w:ascii="Times New Roman" w:hAnsi="Times New Roman" w:cs="Times New Roman"/>
        </w:rPr>
        <w:t>, like gutting some poor Amateur’s canvas</w:t>
      </w:r>
      <w:r w:rsidRPr="00082DC1">
        <w:rPr>
          <w:rFonts w:ascii="Times New Roman" w:hAnsi="Times New Roman" w:cs="Times New Roman"/>
        </w:rPr>
        <w:t>.</w:t>
      </w:r>
      <w:r w:rsidR="008A3A6D" w:rsidRPr="00082DC1">
        <w:rPr>
          <w:rFonts w:ascii="Times New Roman" w:hAnsi="Times New Roman" w:cs="Times New Roman"/>
        </w:rPr>
        <w:t xml:space="preserve"> Helpless silences I would say.</w:t>
      </w:r>
      <w:r w:rsidRPr="00082DC1">
        <w:rPr>
          <w:rFonts w:ascii="Times New Roman" w:hAnsi="Times New Roman" w:cs="Times New Roman"/>
        </w:rPr>
        <w:t xml:space="preserve">" This struck the Amateur like a slap in the face. Not because it was true but rather </w:t>
      </w:r>
      <w:r w:rsidR="008A3A6D" w:rsidRPr="00082DC1">
        <w:rPr>
          <w:rFonts w:ascii="Times New Roman" w:hAnsi="Times New Roman" w:cs="Times New Roman"/>
        </w:rPr>
        <w:t>that</w:t>
      </w:r>
      <w:r w:rsidRPr="00082DC1">
        <w:rPr>
          <w:rFonts w:ascii="Times New Roman" w:hAnsi="Times New Roman" w:cs="Times New Roman"/>
        </w:rPr>
        <w:t xml:space="preserve"> it was so obvious to tell. </w:t>
      </w:r>
      <w:r w:rsidR="00AE26E3" w:rsidRPr="00082DC1">
        <w:rPr>
          <w:rFonts w:ascii="Times New Roman" w:hAnsi="Times New Roman" w:cs="Times New Roman"/>
        </w:rPr>
        <w:t xml:space="preserve">He </w:t>
      </w:r>
      <w:r w:rsidRPr="00082DC1">
        <w:rPr>
          <w:rFonts w:ascii="Times New Roman" w:hAnsi="Times New Roman" w:cs="Times New Roman"/>
        </w:rPr>
        <w:t xml:space="preserve">felt naked, bereft of any semblance of self which </w:t>
      </w:r>
      <w:r w:rsidR="00AE26E3" w:rsidRPr="00082DC1">
        <w:rPr>
          <w:rFonts w:ascii="Times New Roman" w:hAnsi="Times New Roman" w:cs="Times New Roman"/>
        </w:rPr>
        <w:t>gives one a sense of solidity</w:t>
      </w:r>
      <w:r w:rsidRPr="00082DC1">
        <w:rPr>
          <w:rFonts w:ascii="Times New Roman" w:hAnsi="Times New Roman" w:cs="Times New Roman"/>
        </w:rPr>
        <w:t>. "The craft of an Amateur requires training and discipline. Failure in the pursuit of either would naturally warrant punishment. There is no shame in penance aimed at betterment."</w:t>
      </w:r>
    </w:p>
    <w:p w14:paraId="3FE6FF17" w14:textId="766625C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never said there was. The shame is what </w:t>
      </w:r>
      <w:r w:rsidR="00D73127" w:rsidRPr="00082DC1">
        <w:rPr>
          <w:rFonts w:ascii="Times New Roman" w:hAnsi="Times New Roman" w:cs="Times New Roman"/>
        </w:rPr>
        <w:t>I see on your face</w:t>
      </w:r>
      <w:r w:rsidRPr="00082DC1">
        <w:rPr>
          <w:rFonts w:ascii="Times New Roman" w:hAnsi="Times New Roman" w:cs="Times New Roman"/>
        </w:rPr>
        <w:t xml:space="preserve"> and what leaves me unconvinced when you speak about this place as if</w:t>
      </w:r>
      <w:r w:rsidR="00D73127" w:rsidRPr="00082DC1">
        <w:rPr>
          <w:rFonts w:ascii="Times New Roman" w:hAnsi="Times New Roman" w:cs="Times New Roman"/>
        </w:rPr>
        <w:t xml:space="preserve"> it were a home</w:t>
      </w:r>
      <w:r w:rsidRPr="00082DC1">
        <w:rPr>
          <w:rFonts w:ascii="Times New Roman" w:hAnsi="Times New Roman" w:cs="Times New Roman"/>
        </w:rPr>
        <w:t>."</w:t>
      </w:r>
    </w:p>
    <w:p w14:paraId="1BD4EFDF" w14:textId="3CB988E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"What would you know </w:t>
      </w:r>
      <w:r w:rsidR="00D16D02" w:rsidRPr="00082DC1">
        <w:rPr>
          <w:rFonts w:ascii="Times New Roman" w:hAnsi="Times New Roman" w:cs="Times New Roman"/>
        </w:rPr>
        <w:t>savage</w:t>
      </w:r>
      <w:r w:rsidRPr="00082DC1">
        <w:rPr>
          <w:rFonts w:ascii="Times New Roman" w:hAnsi="Times New Roman" w:cs="Times New Roman"/>
        </w:rPr>
        <w:t xml:space="preserve">? Where is your city? Your hearth?" The boy's voice brittle with </w:t>
      </w:r>
      <w:r w:rsidR="00D16D02" w:rsidRPr="00082DC1">
        <w:rPr>
          <w:rFonts w:ascii="Times New Roman" w:hAnsi="Times New Roman" w:cs="Times New Roman"/>
        </w:rPr>
        <w:t>impotent rage</w:t>
      </w:r>
      <w:r w:rsidRPr="00082DC1">
        <w:rPr>
          <w:rFonts w:ascii="Times New Roman" w:hAnsi="Times New Roman" w:cs="Times New Roman"/>
        </w:rPr>
        <w:t xml:space="preserve">. </w:t>
      </w:r>
    </w:p>
    <w:p w14:paraId="3FDB15AB" w14:textId="045CABD9" w:rsidR="000873C1" w:rsidRPr="00082DC1" w:rsidRDefault="00A6389F" w:rsidP="00CC0FFF">
      <w:pPr>
        <w:spacing w:line="480" w:lineRule="auto"/>
        <w:rPr>
          <w:ins w:id="87" w:author="Emily Barrett" w:date="2026-01-30T13:27:00Z" w16du:dateUtc="2026-01-30T13:27:00Z"/>
          <w:rFonts w:ascii="Times New Roman" w:hAnsi="Times New Roman" w:cs="Times New Roman"/>
        </w:rPr>
      </w:pPr>
      <w:r w:rsidRPr="00082DC1">
        <w:rPr>
          <w:rFonts w:ascii="Times New Roman" w:hAnsi="Times New Roman" w:cs="Times New Roman"/>
        </w:rPr>
        <w:t>"</w:t>
      </w:r>
      <w:r w:rsidR="00D73127" w:rsidRPr="00082DC1">
        <w:rPr>
          <w:rFonts w:ascii="Times New Roman" w:hAnsi="Times New Roman" w:cs="Times New Roman"/>
        </w:rPr>
        <w:t>Y</w:t>
      </w:r>
      <w:r w:rsidRPr="00082DC1">
        <w:rPr>
          <w:rFonts w:ascii="Times New Roman" w:hAnsi="Times New Roman" w:cs="Times New Roman"/>
        </w:rPr>
        <w:t>ou could do so much better child</w:t>
      </w:r>
      <w:ins w:id="88" w:author="Emily Barrett" w:date="2026-01-30T13:26:00Z" w16du:dateUtc="2026-01-30T13:26:00Z">
        <w:r w:rsidR="00822375" w:rsidRPr="00082DC1">
          <w:rPr>
            <w:rFonts w:ascii="Times New Roman" w:hAnsi="Times New Roman" w:cs="Times New Roman"/>
          </w:rPr>
          <w:t>,</w:t>
        </w:r>
      </w:ins>
      <w:r w:rsidRPr="00082DC1">
        <w:rPr>
          <w:rFonts w:ascii="Times New Roman" w:hAnsi="Times New Roman" w:cs="Times New Roman"/>
        </w:rPr>
        <w:t>"</w:t>
      </w:r>
      <w:del w:id="89" w:author="Emily Barrett" w:date="2026-01-30T13:26:00Z" w16du:dateUtc="2026-01-30T13:26:00Z">
        <w:r w:rsidRPr="00082DC1" w:rsidDel="00822375">
          <w:rPr>
            <w:rFonts w:ascii="Times New Roman" w:hAnsi="Times New Roman" w:cs="Times New Roman"/>
          </w:rPr>
          <w:delText>,</w:delText>
        </w:r>
      </w:del>
      <w:r w:rsidRPr="00082DC1">
        <w:rPr>
          <w:rFonts w:ascii="Times New Roman" w:hAnsi="Times New Roman" w:cs="Times New Roman"/>
        </w:rPr>
        <w:t xml:space="preserve"> </w:t>
      </w:r>
      <w:r w:rsidR="003C5999" w:rsidRPr="00082DC1">
        <w:rPr>
          <w:rFonts w:ascii="Times New Roman" w:hAnsi="Times New Roman" w:cs="Times New Roman"/>
        </w:rPr>
        <w:t>teased</w:t>
      </w:r>
      <w:r w:rsidRPr="00082DC1">
        <w:rPr>
          <w:rFonts w:ascii="Times New Roman" w:hAnsi="Times New Roman" w:cs="Times New Roman"/>
        </w:rPr>
        <w:t xml:space="preserve"> the tribesman. </w:t>
      </w:r>
    </w:p>
    <w:p w14:paraId="530301AC" w14:textId="7EA2F59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Amateur did not know whether he was being reprimanded or goaded. Despite the chill air, shame poured hotly down the boy's neck and his spine prickled. Bullishly he carried on "</w:t>
      </w:r>
      <w:r w:rsidR="003C5999" w:rsidRPr="00082DC1">
        <w:rPr>
          <w:rFonts w:ascii="Times New Roman" w:hAnsi="Times New Roman" w:cs="Times New Roman"/>
        </w:rPr>
        <w:t>a</w:t>
      </w:r>
      <w:r w:rsidRPr="00082DC1">
        <w:rPr>
          <w:rFonts w:ascii="Times New Roman" w:hAnsi="Times New Roman" w:cs="Times New Roman"/>
        </w:rPr>
        <w:t xml:space="preserve">ll I am saying is that you act like you have this inner sight and this irritating tendency to strip things of any detail. Frankly it is rude and what better could I expect from a </w:t>
      </w:r>
      <w:r w:rsidR="003C5999" w:rsidRPr="00082DC1">
        <w:rPr>
          <w:rFonts w:ascii="Times New Roman" w:hAnsi="Times New Roman" w:cs="Times New Roman"/>
        </w:rPr>
        <w:t>barbarian</w:t>
      </w:r>
      <w:ins w:id="90" w:author="Emily Barrett" w:date="2026-01-30T13:27:00Z" w16du:dateUtc="2026-01-30T13:27:00Z">
        <w:r w:rsidR="000873C1" w:rsidRPr="00082DC1">
          <w:rPr>
            <w:rFonts w:ascii="Times New Roman" w:hAnsi="Times New Roman" w:cs="Times New Roman"/>
          </w:rPr>
          <w:t>,</w:t>
        </w:r>
      </w:ins>
      <w:r w:rsidRPr="00082DC1">
        <w:rPr>
          <w:rFonts w:ascii="Times New Roman" w:hAnsi="Times New Roman" w:cs="Times New Roman"/>
        </w:rPr>
        <w:t>"</w:t>
      </w:r>
      <w:del w:id="91" w:author="Emily Barrett" w:date="2026-01-30T13:27:00Z" w16du:dateUtc="2026-01-30T13:27:00Z">
        <w:r w:rsidRPr="00082DC1" w:rsidDel="000873C1">
          <w:rPr>
            <w:rFonts w:ascii="Times New Roman" w:hAnsi="Times New Roman" w:cs="Times New Roman"/>
          </w:rPr>
          <w:delText>,</w:delText>
        </w:r>
      </w:del>
      <w:r w:rsidRPr="00082DC1">
        <w:rPr>
          <w:rFonts w:ascii="Times New Roman" w:hAnsi="Times New Roman" w:cs="Times New Roman"/>
        </w:rPr>
        <w:t xml:space="preserve"> there was an attempt at outshining his discomfiture with </w:t>
      </w:r>
      <w:r w:rsidR="001A4436" w:rsidRPr="00082DC1">
        <w:rPr>
          <w:rFonts w:ascii="Times New Roman" w:hAnsi="Times New Roman" w:cs="Times New Roman"/>
        </w:rPr>
        <w:t>brash</w:t>
      </w:r>
      <w:r w:rsidRPr="00082DC1">
        <w:rPr>
          <w:rFonts w:ascii="Times New Roman" w:hAnsi="Times New Roman" w:cs="Times New Roman"/>
        </w:rPr>
        <w:t xml:space="preserve"> </w:t>
      </w:r>
      <w:r w:rsidR="001A4436" w:rsidRPr="00082DC1">
        <w:rPr>
          <w:rFonts w:ascii="Times New Roman" w:hAnsi="Times New Roman" w:cs="Times New Roman"/>
        </w:rPr>
        <w:t>insults</w:t>
      </w:r>
      <w:ins w:id="92" w:author="Emily Barrett" w:date="2026-01-30T13:27:00Z" w16du:dateUtc="2026-01-30T13:27:00Z">
        <w:r w:rsidR="000873C1" w:rsidRPr="00082DC1">
          <w:rPr>
            <w:rFonts w:ascii="Times New Roman" w:hAnsi="Times New Roman" w:cs="Times New Roman"/>
          </w:rPr>
          <w:t>,</w:t>
        </w:r>
      </w:ins>
      <w:r w:rsidRPr="00082DC1">
        <w:rPr>
          <w:rFonts w:ascii="Times New Roman" w:hAnsi="Times New Roman" w:cs="Times New Roman"/>
        </w:rPr>
        <w:t xml:space="preserve"> "not to mention your absolutely infuriating </w:t>
      </w:r>
      <w:r w:rsidR="000343F3" w:rsidRPr="00082DC1">
        <w:rPr>
          <w:rFonts w:ascii="Times New Roman" w:hAnsi="Times New Roman" w:cs="Times New Roman"/>
        </w:rPr>
        <w:t>habit</w:t>
      </w:r>
      <w:r w:rsidRPr="00082DC1">
        <w:rPr>
          <w:rFonts w:ascii="Times New Roman" w:hAnsi="Times New Roman" w:cs="Times New Roman"/>
        </w:rPr>
        <w:t xml:space="preserve"> </w:t>
      </w:r>
      <w:r w:rsidR="000343F3" w:rsidRPr="00082DC1">
        <w:rPr>
          <w:rFonts w:ascii="Times New Roman" w:hAnsi="Times New Roman" w:cs="Times New Roman"/>
        </w:rPr>
        <w:t>of</w:t>
      </w:r>
      <w:r w:rsidRPr="00082DC1">
        <w:rPr>
          <w:rFonts w:ascii="Times New Roman" w:hAnsi="Times New Roman" w:cs="Times New Roman"/>
        </w:rPr>
        <w:t xml:space="preserve"> infantili</w:t>
      </w:r>
      <w:r w:rsidR="000343F3" w:rsidRPr="00082DC1">
        <w:rPr>
          <w:rFonts w:ascii="Times New Roman" w:hAnsi="Times New Roman" w:cs="Times New Roman"/>
        </w:rPr>
        <w:t>sing</w:t>
      </w:r>
      <w:r w:rsidRPr="00082DC1">
        <w:rPr>
          <w:rFonts w:ascii="Times New Roman" w:hAnsi="Times New Roman" w:cs="Times New Roman"/>
        </w:rPr>
        <w:t xml:space="preserve"> me! I am a man, not a child! I had my coming of age in the spring and am recognised as one anywhere in the civilised world!" Snow clipped the Amateur's </w:t>
      </w:r>
      <w:r w:rsidR="000343F3" w:rsidRPr="00082DC1">
        <w:rPr>
          <w:rFonts w:ascii="Times New Roman" w:hAnsi="Times New Roman" w:cs="Times New Roman"/>
        </w:rPr>
        <w:t>voice</w:t>
      </w:r>
      <w:r w:rsidRPr="00082DC1">
        <w:rPr>
          <w:rFonts w:ascii="Times New Roman" w:hAnsi="Times New Roman" w:cs="Times New Roman"/>
        </w:rPr>
        <w:t xml:space="preserve">, dampening the impact of his words. There was a burning lump in his </w:t>
      </w:r>
      <w:r w:rsidR="00A34144" w:rsidRPr="00082DC1">
        <w:rPr>
          <w:rFonts w:ascii="Times New Roman" w:hAnsi="Times New Roman" w:cs="Times New Roman"/>
        </w:rPr>
        <w:t>throat,</w:t>
      </w:r>
      <w:r w:rsidRPr="00082DC1">
        <w:rPr>
          <w:rFonts w:ascii="Times New Roman" w:hAnsi="Times New Roman" w:cs="Times New Roman"/>
        </w:rPr>
        <w:t xml:space="preserve"> and he had to turn away to hide the </w:t>
      </w:r>
      <w:r w:rsidR="00865540" w:rsidRPr="00082DC1">
        <w:rPr>
          <w:rFonts w:ascii="Times New Roman" w:hAnsi="Times New Roman" w:cs="Times New Roman"/>
        </w:rPr>
        <w:t>bared</w:t>
      </w:r>
      <w:r w:rsidRPr="00082DC1">
        <w:rPr>
          <w:rFonts w:ascii="Times New Roman" w:hAnsi="Times New Roman" w:cs="Times New Roman"/>
        </w:rPr>
        <w:t xml:space="preserve"> </w:t>
      </w:r>
      <w:r w:rsidR="00A34144" w:rsidRPr="00082DC1">
        <w:rPr>
          <w:rFonts w:ascii="Times New Roman" w:hAnsi="Times New Roman" w:cs="Times New Roman"/>
        </w:rPr>
        <w:t xml:space="preserve">embarrassment </w:t>
      </w:r>
      <w:r w:rsidRPr="00082DC1">
        <w:rPr>
          <w:rFonts w:ascii="Times New Roman" w:hAnsi="Times New Roman" w:cs="Times New Roman"/>
        </w:rPr>
        <w:t xml:space="preserve">in his eyes. </w:t>
      </w:r>
    </w:p>
    <w:p w14:paraId="07F7185F" w14:textId="77777777" w:rsidR="000873C1" w:rsidRPr="00082DC1" w:rsidRDefault="00A6389F" w:rsidP="00CC0FFF">
      <w:pPr>
        <w:spacing w:line="480" w:lineRule="auto"/>
        <w:rPr>
          <w:ins w:id="93" w:author="Emily Barrett" w:date="2026-01-30T13:27:00Z" w16du:dateUtc="2026-01-30T13:27:00Z"/>
          <w:rFonts w:ascii="Times New Roman" w:hAnsi="Times New Roman" w:cs="Times New Roman"/>
        </w:rPr>
      </w:pPr>
      <w:r w:rsidRPr="00082DC1">
        <w:rPr>
          <w:rFonts w:ascii="Times New Roman" w:hAnsi="Times New Roman" w:cs="Times New Roman"/>
        </w:rPr>
        <w:t xml:space="preserve">"Are you done?" Asked the tribesman, not unkindly. The boy did not answer. "I will not apologise for what I have said but I have come to understand that forwardness is not a feature of discourse in your cities. I will keep that in mind." </w:t>
      </w:r>
    </w:p>
    <w:p w14:paraId="5819C967" w14:textId="1028CAC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After a silence filled with sniffling and crunching the boy </w:t>
      </w:r>
      <w:r w:rsidR="00CB2A6F" w:rsidRPr="00082DC1">
        <w:rPr>
          <w:rFonts w:ascii="Times New Roman" w:hAnsi="Times New Roman" w:cs="Times New Roman"/>
        </w:rPr>
        <w:t>whispered,</w:t>
      </w:r>
      <w:r w:rsidRPr="00082DC1">
        <w:rPr>
          <w:rFonts w:ascii="Times New Roman" w:hAnsi="Times New Roman" w:cs="Times New Roman"/>
        </w:rPr>
        <w:t xml:space="preserve"> "</w:t>
      </w:r>
      <w:r w:rsidR="00CB2A6F" w:rsidRPr="00082DC1">
        <w:rPr>
          <w:rFonts w:ascii="Times New Roman" w:hAnsi="Times New Roman" w:cs="Times New Roman"/>
        </w:rPr>
        <w:t>t</w:t>
      </w:r>
      <w:r w:rsidRPr="00082DC1">
        <w:rPr>
          <w:rFonts w:ascii="Times New Roman" w:hAnsi="Times New Roman" w:cs="Times New Roman"/>
        </w:rPr>
        <w:t>hank you</w:t>
      </w:r>
      <w:r w:rsidR="00CB2A6F" w:rsidRPr="00082DC1">
        <w:rPr>
          <w:rFonts w:ascii="Times New Roman" w:hAnsi="Times New Roman" w:cs="Times New Roman"/>
        </w:rPr>
        <w:t>.</w:t>
      </w:r>
      <w:r w:rsidRPr="00082DC1">
        <w:rPr>
          <w:rFonts w:ascii="Times New Roman" w:hAnsi="Times New Roman" w:cs="Times New Roman"/>
        </w:rPr>
        <w:t xml:space="preserve">" </w:t>
      </w:r>
    </w:p>
    <w:p w14:paraId="14D0DCA4" w14:textId="6D318315" w:rsidR="00F338FA" w:rsidRPr="00082DC1" w:rsidRDefault="00A6389F" w:rsidP="00CC0FFF">
      <w:pPr>
        <w:spacing w:line="480" w:lineRule="auto"/>
        <w:rPr>
          <w:ins w:id="94" w:author="Emily Barrett" w:date="2026-01-30T13:28:00Z" w16du:dateUtc="2026-01-30T13:28:00Z"/>
          <w:rFonts w:ascii="Times New Roman" w:hAnsi="Times New Roman" w:cs="Times New Roman"/>
        </w:rPr>
      </w:pPr>
      <w:r w:rsidRPr="00082DC1">
        <w:rPr>
          <w:rFonts w:ascii="Times New Roman" w:hAnsi="Times New Roman" w:cs="Times New Roman"/>
        </w:rPr>
        <w:t xml:space="preserve">They came out of the </w:t>
      </w:r>
      <w:r w:rsidR="00CB2A6F" w:rsidRPr="00082DC1">
        <w:rPr>
          <w:rFonts w:ascii="Times New Roman" w:hAnsi="Times New Roman" w:cs="Times New Roman"/>
        </w:rPr>
        <w:t>seq</w:t>
      </w:r>
      <w:r w:rsidR="00E011D2" w:rsidRPr="00082DC1">
        <w:rPr>
          <w:rFonts w:ascii="Times New Roman" w:hAnsi="Times New Roman" w:cs="Times New Roman"/>
        </w:rPr>
        <w:t xml:space="preserve">uoias </w:t>
      </w:r>
      <w:r w:rsidRPr="00082DC1">
        <w:rPr>
          <w:rFonts w:ascii="Times New Roman" w:hAnsi="Times New Roman" w:cs="Times New Roman"/>
        </w:rPr>
        <w:t xml:space="preserve">onto a ridge. A gentle slope down from the </w:t>
      </w:r>
      <w:r w:rsidR="00523620" w:rsidRPr="00082DC1">
        <w:rPr>
          <w:rFonts w:ascii="Times New Roman" w:hAnsi="Times New Roman" w:cs="Times New Roman"/>
        </w:rPr>
        <w:t>forest</w:t>
      </w:r>
      <w:r w:rsidRPr="00082DC1">
        <w:rPr>
          <w:rFonts w:ascii="Times New Roman" w:hAnsi="Times New Roman" w:cs="Times New Roman"/>
        </w:rPr>
        <w:t xml:space="preserve"> </w:t>
      </w:r>
      <w:r w:rsidR="00E011D2" w:rsidRPr="00082DC1">
        <w:rPr>
          <w:rFonts w:ascii="Times New Roman" w:hAnsi="Times New Roman" w:cs="Times New Roman"/>
        </w:rPr>
        <w:t>bleeding into</w:t>
      </w:r>
      <w:r w:rsidRPr="00082DC1">
        <w:rPr>
          <w:rFonts w:ascii="Times New Roman" w:hAnsi="Times New Roman" w:cs="Times New Roman"/>
        </w:rPr>
        <w:t xml:space="preserve"> the scene of his first dream. The </w:t>
      </w:r>
      <w:r w:rsidR="00DF7832" w:rsidRPr="00082DC1">
        <w:rPr>
          <w:rFonts w:ascii="Times New Roman" w:hAnsi="Times New Roman" w:cs="Times New Roman"/>
        </w:rPr>
        <w:t xml:space="preserve">sea of stars </w:t>
      </w:r>
      <w:r w:rsidRPr="00082DC1">
        <w:rPr>
          <w:rFonts w:ascii="Times New Roman" w:hAnsi="Times New Roman" w:cs="Times New Roman"/>
        </w:rPr>
        <w:t>held frozen in an obsidian mirror, marred by a splash of undulant amber. As his eyes adjusted to the moonless semi-</w:t>
      </w:r>
      <w:r w:rsidR="00E011D2" w:rsidRPr="00082DC1">
        <w:rPr>
          <w:rFonts w:ascii="Times New Roman" w:hAnsi="Times New Roman" w:cs="Times New Roman"/>
        </w:rPr>
        <w:t>dark,</w:t>
      </w:r>
      <w:r w:rsidRPr="00082DC1">
        <w:rPr>
          <w:rFonts w:ascii="Times New Roman" w:hAnsi="Times New Roman" w:cs="Times New Roman"/>
        </w:rPr>
        <w:t xml:space="preserve"> he saw the Giant's Arm arcing across the firmament, reflected in the frozen tarn. </w:t>
      </w:r>
      <w:r w:rsidR="00E011D2" w:rsidRPr="00082DC1">
        <w:rPr>
          <w:rFonts w:ascii="Times New Roman" w:hAnsi="Times New Roman" w:cs="Times New Roman"/>
        </w:rPr>
        <w:t>Raising his eyes</w:t>
      </w:r>
      <w:r w:rsidRPr="00082DC1">
        <w:rPr>
          <w:rFonts w:ascii="Times New Roman" w:hAnsi="Times New Roman" w:cs="Times New Roman"/>
        </w:rPr>
        <w:t xml:space="preserve"> </w:t>
      </w:r>
      <w:r w:rsidR="00E011D2" w:rsidRPr="00082DC1">
        <w:rPr>
          <w:rFonts w:ascii="Times New Roman" w:hAnsi="Times New Roman" w:cs="Times New Roman"/>
        </w:rPr>
        <w:t>from the mirror</w:t>
      </w:r>
      <w:r w:rsidRPr="00082DC1">
        <w:rPr>
          <w:rFonts w:ascii="Times New Roman" w:hAnsi="Times New Roman" w:cs="Times New Roman"/>
        </w:rPr>
        <w:t xml:space="preserve"> he saw an island at its centre. Low trees surrounding a bonfire the size of a small house, flames licking at the night. He was mesmerised. He felt the possession of his own body as would a stranger spirit. The scene moved him, and he became unstuck from his congealing shame. </w:t>
      </w:r>
    </w:p>
    <w:p w14:paraId="705046D6" w14:textId="06AC233F" w:rsidR="00A6389F" w:rsidRPr="00082DC1" w:rsidRDefault="00BC53B7" w:rsidP="00CC0FFF">
      <w:pPr>
        <w:spacing w:line="480" w:lineRule="auto"/>
        <w:rPr>
          <w:rFonts w:ascii="Times New Roman" w:hAnsi="Times New Roman" w:cs="Times New Roman"/>
        </w:rPr>
      </w:pPr>
      <w:r w:rsidRPr="00082DC1">
        <w:rPr>
          <w:rFonts w:ascii="Times New Roman" w:hAnsi="Times New Roman" w:cs="Times New Roman"/>
        </w:rPr>
        <w:t>“It is beautiful.” He was not worthy of passing such a judgement, in the Workshop there were punishments for that.</w:t>
      </w:r>
    </w:p>
    <w:p w14:paraId="52BA7873" w14:textId="7DC2EA05" w:rsidR="00A6389F" w:rsidRPr="00082DC1" w:rsidRDefault="00D32985" w:rsidP="00CC0FFF">
      <w:pPr>
        <w:spacing w:line="480" w:lineRule="auto"/>
        <w:rPr>
          <w:rFonts w:ascii="Times New Roman" w:hAnsi="Times New Roman" w:cs="Times New Roman"/>
        </w:rPr>
      </w:pPr>
      <w:r w:rsidRPr="00082DC1">
        <w:rPr>
          <w:rFonts w:ascii="Times New Roman" w:hAnsi="Times New Roman" w:cs="Times New Roman"/>
        </w:rPr>
        <w:t>T</w:t>
      </w:r>
      <w:r w:rsidR="00A6389F" w:rsidRPr="00082DC1">
        <w:rPr>
          <w:rFonts w:ascii="Times New Roman" w:hAnsi="Times New Roman" w:cs="Times New Roman"/>
        </w:rPr>
        <w:t xml:space="preserve">he two made their way down the hill, the boy matching the tribesman's bent kneed descent. The light of the distant bonfire dimly lit a causeway between the island and the banks of the lake. Stopping at the edge of the lake, the tribesman seemed to have a change of heart and turned to the boy. "What you are to witness now Peq, I cannot say. This is the first Rebirth I have witnessed in my </w:t>
      </w:r>
      <w:r w:rsidR="00DF76D7" w:rsidRPr="00082DC1">
        <w:rPr>
          <w:rFonts w:ascii="Times New Roman" w:hAnsi="Times New Roman" w:cs="Times New Roman"/>
        </w:rPr>
        <w:t>life,</w:t>
      </w:r>
      <w:r w:rsidR="00A6389F" w:rsidRPr="00082DC1">
        <w:rPr>
          <w:rFonts w:ascii="Times New Roman" w:hAnsi="Times New Roman" w:cs="Times New Roman"/>
        </w:rPr>
        <w:t xml:space="preserve"> and I do not know what is in store except that she will grace us with her presence."</w:t>
      </w:r>
    </w:p>
    <w:p w14:paraId="56ABC598"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"Who?"</w:t>
      </w:r>
    </w:p>
    <w:p w14:paraId="16C82EB0" w14:textId="3C56BF9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"Nagatakarda</w:t>
      </w:r>
      <w:ins w:id="95" w:author="Emily Barrett" w:date="2026-01-30T13:28:00Z" w16du:dateUtc="2026-01-30T13:28:00Z">
        <w:r w:rsidR="00F338FA" w:rsidRPr="00082DC1">
          <w:rPr>
            <w:rFonts w:ascii="Times New Roman" w:hAnsi="Times New Roman" w:cs="Times New Roman"/>
          </w:rPr>
          <w:t>,</w:t>
        </w:r>
      </w:ins>
      <w:r w:rsidRPr="00082DC1">
        <w:rPr>
          <w:rFonts w:ascii="Times New Roman" w:hAnsi="Times New Roman" w:cs="Times New Roman"/>
        </w:rPr>
        <w:t>" replied the tribesman. The rhythm of the name hung in the air, like a tapping of fingers on a skin drum. "The Serpent Goddess, Girdle of the World. Her ways are knowable, terrifyingly so yet we cannot understand</w:t>
      </w:r>
      <w:r w:rsidR="00DF76D7" w:rsidRPr="00082DC1">
        <w:rPr>
          <w:rFonts w:ascii="Times New Roman" w:hAnsi="Times New Roman" w:cs="Times New Roman"/>
        </w:rPr>
        <w:t xml:space="preserve"> her</w:t>
      </w:r>
      <w:r w:rsidRPr="00082DC1">
        <w:rPr>
          <w:rFonts w:ascii="Times New Roman" w:hAnsi="Times New Roman" w:cs="Times New Roman"/>
        </w:rPr>
        <w:t xml:space="preserve">. We come to her naked, ugly in our </w:t>
      </w:r>
      <w:r w:rsidR="001C51FF" w:rsidRPr="00082DC1">
        <w:rPr>
          <w:rFonts w:ascii="Times New Roman" w:hAnsi="Times New Roman" w:cs="Times New Roman"/>
        </w:rPr>
        <w:t>fear,</w:t>
      </w:r>
      <w:r w:rsidRPr="00082DC1">
        <w:rPr>
          <w:rFonts w:ascii="Times New Roman" w:hAnsi="Times New Roman" w:cs="Times New Roman"/>
        </w:rPr>
        <w:t xml:space="preserve"> but we leave renewed</w:t>
      </w:r>
      <w:ins w:id="96" w:author="Emily Barrett" w:date="2026-01-30T13:28:00Z" w16du:dateUtc="2026-01-30T13:28:00Z">
        <w:r w:rsidR="00DE27C9" w:rsidRPr="00082DC1">
          <w:rPr>
            <w:rFonts w:ascii="Times New Roman" w:hAnsi="Times New Roman" w:cs="Times New Roman"/>
          </w:rPr>
          <w:t>,</w:t>
        </w:r>
      </w:ins>
      <w:r w:rsidRPr="00082DC1">
        <w:rPr>
          <w:rFonts w:ascii="Times New Roman" w:hAnsi="Times New Roman" w:cs="Times New Roman"/>
        </w:rPr>
        <w:t>" and here a wistfulness entered the tone of Ehkolei's voice</w:t>
      </w:r>
      <w:ins w:id="97" w:author="Emily Barrett" w:date="2026-01-30T13:28:00Z" w16du:dateUtc="2026-01-30T13:28:00Z">
        <w:r w:rsidR="00DE27C9" w:rsidRPr="00082DC1">
          <w:rPr>
            <w:rFonts w:ascii="Times New Roman" w:hAnsi="Times New Roman" w:cs="Times New Roman"/>
          </w:rPr>
          <w:t>,</w:t>
        </w:r>
      </w:ins>
      <w:r w:rsidRPr="00082DC1">
        <w:rPr>
          <w:rFonts w:ascii="Times New Roman" w:hAnsi="Times New Roman" w:cs="Times New Roman"/>
        </w:rPr>
        <w:t xml:space="preserve"> "or so the shamans say. Is there anything else you wish to bare before I am to bring you before the congregated."</w:t>
      </w:r>
    </w:p>
    <w:p w14:paraId="33EAD07B" w14:textId="77777777" w:rsidR="00D32985" w:rsidRPr="00082DC1" w:rsidRDefault="001C51FF" w:rsidP="00CC0FFF">
      <w:pPr>
        <w:spacing w:line="480" w:lineRule="auto"/>
        <w:rPr>
          <w:rFonts w:ascii="Times New Roman" w:hAnsi="Times New Roman" w:cs="Times New Roman"/>
        </w:rPr>
      </w:pPr>
      <w:r w:rsidRPr="00082DC1">
        <w:rPr>
          <w:rFonts w:ascii="Times New Roman" w:hAnsi="Times New Roman" w:cs="Times New Roman"/>
        </w:rPr>
        <w:lastRenderedPageBreak/>
        <w:t>"I apologise Ehkolei, I was discourteous and rude. You saved my life and you allow me to do that which I have spent my life learning to master.</w:t>
      </w:r>
    </w:p>
    <w:p w14:paraId="64CE6FE2" w14:textId="0CA759CC" w:rsidR="00D32985" w:rsidRPr="00082DC1" w:rsidRDefault="00D32985" w:rsidP="00CC0FFF">
      <w:pPr>
        <w:spacing w:line="480" w:lineRule="auto"/>
        <w:rPr>
          <w:rFonts w:ascii="Times New Roman" w:hAnsi="Times New Roman" w:cs="Times New Roman"/>
        </w:rPr>
      </w:pPr>
      <w:r w:rsidRPr="00082DC1">
        <w:rPr>
          <w:rFonts w:ascii="Times New Roman" w:hAnsi="Times New Roman" w:cs="Times New Roman"/>
        </w:rPr>
        <w:t xml:space="preserve">"No apologies child. I </w:t>
      </w:r>
      <w:r w:rsidR="007F13F5" w:rsidRPr="00082DC1">
        <w:rPr>
          <w:rFonts w:ascii="Times New Roman" w:hAnsi="Times New Roman" w:cs="Times New Roman"/>
        </w:rPr>
        <w:t>know</w:t>
      </w:r>
      <w:r w:rsidRPr="00082DC1">
        <w:rPr>
          <w:rFonts w:ascii="Times New Roman" w:hAnsi="Times New Roman" w:cs="Times New Roman"/>
        </w:rPr>
        <w:t xml:space="preserve"> your anger; it was once my own." He looked at the boy with immense understanding, something akin to love.</w:t>
      </w:r>
    </w:p>
    <w:p w14:paraId="18B3E0F2" w14:textId="14AA3422" w:rsidR="00A6389F" w:rsidRPr="00082DC1" w:rsidRDefault="00D32985" w:rsidP="00CC0FFF">
      <w:pPr>
        <w:spacing w:line="480" w:lineRule="auto"/>
        <w:rPr>
          <w:rFonts w:ascii="Times New Roman" w:hAnsi="Times New Roman" w:cs="Times New Roman"/>
        </w:rPr>
      </w:pPr>
      <w:r w:rsidRPr="00082DC1">
        <w:rPr>
          <w:rFonts w:ascii="Times New Roman" w:hAnsi="Times New Roman" w:cs="Times New Roman"/>
        </w:rPr>
        <w:t>“</w:t>
      </w:r>
      <w:r w:rsidR="00A6389F" w:rsidRPr="00082DC1">
        <w:rPr>
          <w:rFonts w:ascii="Times New Roman" w:hAnsi="Times New Roman" w:cs="Times New Roman"/>
        </w:rPr>
        <w:t>I have no name. We are given none in the Workshop." The tribesman took this in with a nod.</w:t>
      </w:r>
    </w:p>
    <w:p w14:paraId="47C95092"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"And your duty? How far will you go in discharging it."</w:t>
      </w:r>
    </w:p>
    <w:p w14:paraId="1124D4C6" w14:textId="0284D20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do not know", and it was the innermost truth of the Amateur's mind. This journey had shaken him, and he felt his body </w:t>
      </w:r>
      <w:r w:rsidR="00D32985" w:rsidRPr="00082DC1">
        <w:rPr>
          <w:rFonts w:ascii="Times New Roman" w:hAnsi="Times New Roman" w:cs="Times New Roman"/>
        </w:rPr>
        <w:t>ill-fitting</w:t>
      </w:r>
      <w:r w:rsidRPr="00082DC1">
        <w:rPr>
          <w:rFonts w:ascii="Times New Roman" w:hAnsi="Times New Roman" w:cs="Times New Roman"/>
        </w:rPr>
        <w:t xml:space="preserve"> for whatever </w:t>
      </w:r>
      <w:r w:rsidR="00563C64" w:rsidRPr="00082DC1">
        <w:rPr>
          <w:rFonts w:ascii="Times New Roman" w:hAnsi="Times New Roman" w:cs="Times New Roman"/>
        </w:rPr>
        <w:t>laws</w:t>
      </w:r>
      <w:r w:rsidR="00D32985" w:rsidRPr="00082DC1">
        <w:rPr>
          <w:rFonts w:ascii="Times New Roman" w:hAnsi="Times New Roman" w:cs="Times New Roman"/>
        </w:rPr>
        <w:t xml:space="preserve"> </w:t>
      </w:r>
      <w:r w:rsidRPr="00082DC1">
        <w:rPr>
          <w:rFonts w:ascii="Times New Roman" w:hAnsi="Times New Roman" w:cs="Times New Roman"/>
        </w:rPr>
        <w:t>animated it.</w:t>
      </w:r>
    </w:p>
    <w:p w14:paraId="4D035A57"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will tell you this, if the Goddess turns her eyes on you, do not resist." </w:t>
      </w:r>
    </w:p>
    <w:p w14:paraId="14AD8E1B" w14:textId="581F5B2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t>
      </w:r>
      <w:r w:rsidR="00BE34CB" w:rsidRPr="00082DC1">
        <w:rPr>
          <w:rFonts w:ascii="Times New Roman" w:hAnsi="Times New Roman" w:cs="Times New Roman"/>
        </w:rPr>
        <w:t>I will not</w:t>
      </w:r>
      <w:r w:rsidR="00981296" w:rsidRPr="00082DC1">
        <w:rPr>
          <w:rFonts w:ascii="Times New Roman" w:hAnsi="Times New Roman" w:cs="Times New Roman"/>
        </w:rPr>
        <w:t>, b</w:t>
      </w:r>
      <w:r w:rsidR="00BE34CB" w:rsidRPr="00082DC1">
        <w:rPr>
          <w:rFonts w:ascii="Times New Roman" w:hAnsi="Times New Roman" w:cs="Times New Roman"/>
        </w:rPr>
        <w:t xml:space="preserve">ut </w:t>
      </w:r>
      <w:r w:rsidRPr="00082DC1">
        <w:rPr>
          <w:rFonts w:ascii="Times New Roman" w:hAnsi="Times New Roman" w:cs="Times New Roman"/>
        </w:rPr>
        <w:t>Ehkolei</w:t>
      </w:r>
      <w:r w:rsidR="00981296" w:rsidRPr="00082DC1">
        <w:rPr>
          <w:rFonts w:ascii="Times New Roman" w:hAnsi="Times New Roman" w:cs="Times New Roman"/>
        </w:rPr>
        <w:t xml:space="preserve"> truthfully,</w:t>
      </w:r>
      <w:r w:rsidRPr="00082DC1">
        <w:rPr>
          <w:rFonts w:ascii="Times New Roman" w:hAnsi="Times New Roman" w:cs="Times New Roman"/>
        </w:rPr>
        <w:t xml:space="preserve"> I do not believe in your Goddess. I am sure you have your rituals and that they offer you a chance to articulate your </w:t>
      </w:r>
      <w:r w:rsidR="00EC1C40" w:rsidRPr="00082DC1">
        <w:rPr>
          <w:rFonts w:ascii="Times New Roman" w:hAnsi="Times New Roman" w:cs="Times New Roman"/>
        </w:rPr>
        <w:t>superstitions</w:t>
      </w:r>
      <w:r w:rsidR="00BE34CB" w:rsidRPr="00082DC1">
        <w:rPr>
          <w:rFonts w:ascii="Times New Roman" w:hAnsi="Times New Roman" w:cs="Times New Roman"/>
        </w:rPr>
        <w:t>,</w:t>
      </w:r>
      <w:r w:rsidRPr="00082DC1">
        <w:rPr>
          <w:rFonts w:ascii="Times New Roman" w:hAnsi="Times New Roman" w:cs="Times New Roman"/>
        </w:rPr>
        <w:t xml:space="preserve"> but I do not fear that which I do not believe in."</w:t>
      </w:r>
    </w:p>
    <w:p w14:paraId="613154C2" w14:textId="4F82CA1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applaud you for your honesty then</w:t>
      </w:r>
      <w:r w:rsidR="000131CA" w:rsidRPr="00082DC1">
        <w:rPr>
          <w:rFonts w:ascii="Times New Roman" w:hAnsi="Times New Roman" w:cs="Times New Roman"/>
        </w:rPr>
        <w:t>,</w:t>
      </w:r>
      <w:r w:rsidRPr="00082DC1">
        <w:rPr>
          <w:rFonts w:ascii="Times New Roman" w:hAnsi="Times New Roman" w:cs="Times New Roman"/>
        </w:rPr>
        <w:t xml:space="preserve"> because it is your own and not born of fear."</w:t>
      </w:r>
    </w:p>
    <w:p w14:paraId="1C1182F5" w14:textId="678F04B4"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They walked the causeway in a resolved silence, the crunch of frozen earth muffled in the oneiric night. The tribesman led the way through a wild lane in the trees, the Amateur stumbling over roots in the ground where the fire set deeper shadows to dancing.</w:t>
      </w:r>
    </w:p>
    <w:p w14:paraId="5AA6167F" w14:textId="77777777" w:rsidR="00C8618D" w:rsidRPr="00082DC1" w:rsidRDefault="00A6389F" w:rsidP="00CC0FFF">
      <w:pPr>
        <w:spacing w:line="480" w:lineRule="auto"/>
        <w:rPr>
          <w:ins w:id="98" w:author="Emily Barrett" w:date="2026-01-30T13:30:00Z" w16du:dateUtc="2026-01-30T13:30:00Z"/>
          <w:rFonts w:ascii="Times New Roman" w:hAnsi="Times New Roman" w:cs="Times New Roman"/>
        </w:rPr>
      </w:pPr>
      <w:r w:rsidRPr="00082DC1">
        <w:rPr>
          <w:rFonts w:ascii="Times New Roman" w:hAnsi="Times New Roman" w:cs="Times New Roman"/>
        </w:rPr>
        <w:t xml:space="preserve">Around the blaze the mood was jovial. Everywhere the boy looked, </w:t>
      </w:r>
      <w:r w:rsidR="009C5999" w:rsidRPr="00082DC1">
        <w:rPr>
          <w:rFonts w:ascii="Times New Roman" w:hAnsi="Times New Roman" w:cs="Times New Roman"/>
        </w:rPr>
        <w:t>scarred men and women</w:t>
      </w:r>
      <w:r w:rsidRPr="00082DC1">
        <w:rPr>
          <w:rFonts w:ascii="Times New Roman" w:hAnsi="Times New Roman" w:cs="Times New Roman"/>
        </w:rPr>
        <w:t xml:space="preserve"> smoked from pipes or drank some heady draught whose scent rode the heated currents of the island air. The space around the fire was littered with the detritus of the earth; needles and leaves, twigs and clods of dirt over ground which was battered. Voices dissolved in this space, spiralling around the island such that the Amateur heard it reverberated both quiet and loud, muffled and clear. A layering which gave the impression of a great hissing. </w:t>
      </w:r>
    </w:p>
    <w:p w14:paraId="7B78BF7A" w14:textId="77777777" w:rsidR="00C8618D" w:rsidRPr="00082DC1" w:rsidRDefault="00A6389F" w:rsidP="00CC0FFF">
      <w:pPr>
        <w:spacing w:line="480" w:lineRule="auto"/>
        <w:rPr>
          <w:ins w:id="99" w:author="Emily Barrett" w:date="2026-01-30T13:30:00Z" w16du:dateUtc="2026-01-30T13:30:00Z"/>
          <w:rFonts w:ascii="Times New Roman" w:hAnsi="Times New Roman" w:cs="Times New Roman"/>
        </w:rPr>
      </w:pPr>
      <w:r w:rsidRPr="00082DC1">
        <w:rPr>
          <w:rFonts w:ascii="Times New Roman" w:hAnsi="Times New Roman" w:cs="Times New Roman"/>
        </w:rPr>
        <w:lastRenderedPageBreak/>
        <w:t>"It seems preparations are still underway</w:t>
      </w:r>
      <w:ins w:id="100" w:author="Emily Barrett" w:date="2026-01-30T13:30:00Z" w16du:dateUtc="2026-01-30T13:30:00Z">
        <w:r w:rsidR="00C8618D" w:rsidRPr="00082DC1">
          <w:rPr>
            <w:rFonts w:ascii="Times New Roman" w:hAnsi="Times New Roman" w:cs="Times New Roman"/>
          </w:rPr>
          <w:t>,</w:t>
        </w:r>
      </w:ins>
      <w:r w:rsidRPr="00082DC1">
        <w:rPr>
          <w:rFonts w:ascii="Times New Roman" w:hAnsi="Times New Roman" w:cs="Times New Roman"/>
        </w:rPr>
        <w:t xml:space="preserve">" observed the Amateur, attempting to assert some measure of control on this familiar, yet alien scene. </w:t>
      </w:r>
    </w:p>
    <w:p w14:paraId="66D9BC9B" w14:textId="4920696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"You're right in </w:t>
      </w:r>
      <w:r w:rsidR="009C5999" w:rsidRPr="00082DC1">
        <w:rPr>
          <w:rFonts w:ascii="Times New Roman" w:hAnsi="Times New Roman" w:cs="Times New Roman"/>
        </w:rPr>
        <w:t>that;</w:t>
      </w:r>
      <w:r w:rsidRPr="00082DC1">
        <w:rPr>
          <w:rFonts w:ascii="Times New Roman" w:hAnsi="Times New Roman" w:cs="Times New Roman"/>
        </w:rPr>
        <w:t xml:space="preserve"> the final rite is yet to be completed." With this observation the tribesman walked over to the </w:t>
      </w:r>
      <w:r w:rsidR="00EE6530" w:rsidRPr="00082DC1">
        <w:rPr>
          <w:rFonts w:ascii="Times New Roman" w:hAnsi="Times New Roman" w:cs="Times New Roman"/>
        </w:rPr>
        <w:t>hollowed-out</w:t>
      </w:r>
      <w:r w:rsidRPr="00082DC1">
        <w:rPr>
          <w:rFonts w:ascii="Times New Roman" w:hAnsi="Times New Roman" w:cs="Times New Roman"/>
        </w:rPr>
        <w:t xml:space="preserve"> trunk of a redwood, drawing a hornful of the brew that the congregation all partook of. He walked back over with a grin on his face, "here have a drink, you will need it for the night ahead."</w:t>
      </w:r>
    </w:p>
    <w:p w14:paraId="4A256AB6"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"What is it?"</w:t>
      </w:r>
    </w:p>
    <w:p w14:paraId="187BB13F" w14:textId="22BF335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"Soma</w:t>
      </w:r>
      <w:r w:rsidR="00EE6530" w:rsidRPr="00082DC1">
        <w:rPr>
          <w:rFonts w:ascii="Times New Roman" w:hAnsi="Times New Roman" w:cs="Times New Roman"/>
        </w:rPr>
        <w:t>.</w:t>
      </w:r>
      <w:r w:rsidRPr="00082DC1">
        <w:rPr>
          <w:rFonts w:ascii="Times New Roman" w:hAnsi="Times New Roman" w:cs="Times New Roman"/>
        </w:rPr>
        <w:t xml:space="preserve"> </w:t>
      </w:r>
      <w:r w:rsidR="00EE6530" w:rsidRPr="00082DC1">
        <w:rPr>
          <w:rFonts w:ascii="Times New Roman" w:hAnsi="Times New Roman" w:cs="Times New Roman"/>
        </w:rPr>
        <w:t>From the moon’s own river</w:t>
      </w:r>
      <w:r w:rsidRPr="00082DC1">
        <w:rPr>
          <w:rFonts w:ascii="Times New Roman" w:hAnsi="Times New Roman" w:cs="Times New Roman"/>
        </w:rPr>
        <w:t>." The boy did not know what to make of that.</w:t>
      </w:r>
    </w:p>
    <w:p w14:paraId="5C4B6B4B"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must refuse Ehkolei, I still have work to do."</w:t>
      </w:r>
    </w:p>
    <w:p w14:paraId="545FF8EE"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"It will not hinder." </w:t>
      </w:r>
    </w:p>
    <w:p w14:paraId="54B8B9FE" w14:textId="71CFF26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boy hesitated and then reluctantly accepted, sniffing at it suspiciously before taking a sip of the drink. It was spiced, cool and thick. </w:t>
      </w:r>
      <w:r w:rsidR="00F30951" w:rsidRPr="00082DC1">
        <w:rPr>
          <w:rFonts w:ascii="Times New Roman" w:hAnsi="Times New Roman" w:cs="Times New Roman"/>
        </w:rPr>
        <w:t>Coloured beaten</w:t>
      </w:r>
      <w:r w:rsidRPr="00082DC1">
        <w:rPr>
          <w:rFonts w:ascii="Times New Roman" w:hAnsi="Times New Roman" w:cs="Times New Roman"/>
        </w:rPr>
        <w:t xml:space="preserve"> gold in the light of the bonfire. He smacked his palate with his tongue repeatedly, revealing a hot finish. He took a deeper drink. The coolness crept in behind his eyes, ameliorating the fog. He felt a strange tickling behind his knees as if he stood with his back to a great precipice, he resisted the urge to turn around. A vitalising warmth filled him to his extremities</w:t>
      </w:r>
      <w:r w:rsidR="002862A5" w:rsidRPr="00082DC1">
        <w:rPr>
          <w:rFonts w:ascii="Times New Roman" w:hAnsi="Times New Roman" w:cs="Times New Roman"/>
        </w:rPr>
        <w:t xml:space="preserve"> combining with the heat of the blaze, </w:t>
      </w:r>
      <w:r w:rsidRPr="00082DC1">
        <w:rPr>
          <w:rFonts w:ascii="Times New Roman" w:hAnsi="Times New Roman" w:cs="Times New Roman"/>
        </w:rPr>
        <w:t xml:space="preserve">forcing him to strip off his cloak and jacket on this frigid night. He took in the scene again and saw with a greater clarity. </w:t>
      </w:r>
    </w:p>
    <w:p w14:paraId="398BF263" w14:textId="1C7C544A" w:rsidR="003D2066" w:rsidRPr="00082DC1" w:rsidRDefault="00A6389F" w:rsidP="00CC0FFF">
      <w:pPr>
        <w:spacing w:line="480" w:lineRule="auto"/>
        <w:rPr>
          <w:ins w:id="101" w:author="Emily Barrett" w:date="2026-01-30T13:32:00Z" w16du:dateUtc="2026-01-30T13:32:00Z"/>
          <w:rFonts w:ascii="Times New Roman" w:hAnsi="Times New Roman" w:cs="Times New Roman"/>
        </w:rPr>
      </w:pPr>
      <w:r w:rsidRPr="00082DC1">
        <w:rPr>
          <w:rFonts w:ascii="Times New Roman" w:hAnsi="Times New Roman" w:cs="Times New Roman"/>
        </w:rPr>
        <w:t xml:space="preserve">He noticed that some of the other tribesmen had begun to move slabs of what looked like lacquered wood onto a bed of soil they spread in thick layers around the fire. </w:t>
      </w:r>
      <w:r w:rsidR="001F6467" w:rsidRPr="00082DC1">
        <w:rPr>
          <w:rFonts w:ascii="Times New Roman" w:hAnsi="Times New Roman" w:cs="Times New Roman"/>
        </w:rPr>
        <w:t xml:space="preserve">Ehkolei </w:t>
      </w:r>
      <w:r w:rsidRPr="00082DC1">
        <w:rPr>
          <w:rFonts w:ascii="Times New Roman" w:hAnsi="Times New Roman" w:cs="Times New Roman"/>
        </w:rPr>
        <w:t xml:space="preserve">watched him, amused. "What do you think Amateur, I hope our soma is to your liking", he asked warmly. </w:t>
      </w:r>
    </w:p>
    <w:p w14:paraId="70D3CF65" w14:textId="77777777" w:rsidR="003D2066" w:rsidRPr="00082DC1" w:rsidRDefault="00A6389F" w:rsidP="00CC0FFF">
      <w:pPr>
        <w:spacing w:line="480" w:lineRule="auto"/>
        <w:rPr>
          <w:ins w:id="102" w:author="Emily Barrett" w:date="2026-01-30T13:32:00Z" w16du:dateUtc="2026-01-30T13:32:00Z"/>
          <w:rFonts w:ascii="Times New Roman" w:hAnsi="Times New Roman" w:cs="Times New Roman"/>
        </w:rPr>
      </w:pPr>
      <w:r w:rsidRPr="00082DC1">
        <w:rPr>
          <w:rFonts w:ascii="Times New Roman" w:hAnsi="Times New Roman" w:cs="Times New Roman"/>
        </w:rPr>
        <w:lastRenderedPageBreak/>
        <w:t xml:space="preserve">"Thank you for this, I feel my earlier uncertainty has gone to bed. I feel able to work", the sincerity of the Amateur's answer relieved something in the tribesman. </w:t>
      </w:r>
    </w:p>
    <w:p w14:paraId="4DC421BC" w14:textId="46E8ECDE"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"Good. It is time for the final rite." He clapped three times. Cutting through the sibilant spiral the sound rang resonantly off the colonnade of trees enclosing this gathering. "They're laying a floor!" he proclaimed in a booming voice, in the language of his people.</w:t>
      </w:r>
    </w:p>
    <w:p w14:paraId="784F1424"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"They're laying a floor!" echoed the gathering in the percussive and earthy tongue.</w:t>
      </w:r>
    </w:p>
    <w:p w14:paraId="6FBBBF9B" w14:textId="0BF0037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"We're laying a floor!" responded the ones placing the slabs down.</w:t>
      </w:r>
    </w:p>
    <w:p w14:paraId="3275C2A3" w14:textId="77777777" w:rsidR="00F41B48" w:rsidRPr="00082DC1" w:rsidRDefault="00A6389F" w:rsidP="00CC0FFF">
      <w:pPr>
        <w:spacing w:line="480" w:lineRule="auto"/>
        <w:rPr>
          <w:ins w:id="103" w:author="Emily Barrett" w:date="2026-01-30T13:33:00Z" w16du:dateUtc="2026-01-30T13:33:00Z"/>
          <w:rFonts w:ascii="Times New Roman" w:hAnsi="Times New Roman" w:cs="Times New Roman"/>
        </w:rPr>
      </w:pPr>
      <w:r w:rsidRPr="00082DC1">
        <w:rPr>
          <w:rFonts w:ascii="Times New Roman" w:hAnsi="Times New Roman" w:cs="Times New Roman"/>
        </w:rPr>
        <w:t>It continued until the lacquered floor covered the clearing around the bonfire. The Amateur could see no seams or grooves where the slabs had been place</w:t>
      </w:r>
      <w:r w:rsidR="004B4441" w:rsidRPr="00082DC1">
        <w:rPr>
          <w:rFonts w:ascii="Times New Roman" w:hAnsi="Times New Roman" w:cs="Times New Roman"/>
        </w:rPr>
        <w:t>d</w:t>
      </w:r>
      <w:r w:rsidRPr="00082DC1">
        <w:rPr>
          <w:rFonts w:ascii="Times New Roman" w:hAnsi="Times New Roman" w:cs="Times New Roman"/>
        </w:rPr>
        <w:t>, only a polished, ebony mirror on which the light of the fire cast a carnival of shadows</w:t>
      </w:r>
      <w:r w:rsidR="004B4441" w:rsidRPr="00082DC1">
        <w:rPr>
          <w:rFonts w:ascii="Times New Roman" w:hAnsi="Times New Roman" w:cs="Times New Roman"/>
        </w:rPr>
        <w:t xml:space="preserve"> clearing quickly</w:t>
      </w:r>
      <w:r w:rsidRPr="00082DC1">
        <w:rPr>
          <w:rFonts w:ascii="Times New Roman" w:hAnsi="Times New Roman" w:cs="Times New Roman"/>
        </w:rPr>
        <w:t>. The cool heaviness behind his eyes turned this panorama celestial. Two individuals moved onto the floor</w:t>
      </w:r>
      <w:r w:rsidR="004B4441" w:rsidRPr="00082DC1">
        <w:rPr>
          <w:rFonts w:ascii="Times New Roman" w:hAnsi="Times New Roman" w:cs="Times New Roman"/>
        </w:rPr>
        <w:t>. They were nude</w:t>
      </w:r>
      <w:r w:rsidRPr="00082DC1">
        <w:rPr>
          <w:rFonts w:ascii="Times New Roman" w:hAnsi="Times New Roman" w:cs="Times New Roman"/>
        </w:rPr>
        <w:t xml:space="preserve"> </w:t>
      </w:r>
      <w:r w:rsidR="004B4441" w:rsidRPr="00082DC1">
        <w:rPr>
          <w:rFonts w:ascii="Times New Roman" w:hAnsi="Times New Roman" w:cs="Times New Roman"/>
        </w:rPr>
        <w:t>and</w:t>
      </w:r>
      <w:r w:rsidRPr="00082DC1">
        <w:rPr>
          <w:rFonts w:ascii="Times New Roman" w:hAnsi="Times New Roman" w:cs="Times New Roman"/>
        </w:rPr>
        <w:t xml:space="preserve"> seemed to glide over the reflected cosmos, spiral-like to orbit the great blaze between them, until finally they met behind it. Their figures impressed on his eyelids as the Amateur blinked away from the conflagration. </w:t>
      </w:r>
    </w:p>
    <w:p w14:paraId="2FDE55ED" w14:textId="5C4732D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"You might want to set up your canvas child, the ritual begins" </w:t>
      </w:r>
      <w:r w:rsidR="0077634A" w:rsidRPr="00082DC1">
        <w:rPr>
          <w:rFonts w:ascii="Times New Roman" w:hAnsi="Times New Roman" w:cs="Times New Roman"/>
        </w:rPr>
        <w:t>whispered</w:t>
      </w:r>
      <w:r w:rsidRPr="00082DC1">
        <w:rPr>
          <w:rFonts w:ascii="Times New Roman" w:hAnsi="Times New Roman" w:cs="Times New Roman"/>
        </w:rPr>
        <w:t xml:space="preserve"> Ehkolei, his voice heavy with reverence.</w:t>
      </w:r>
    </w:p>
    <w:p w14:paraId="4D4D0118" w14:textId="7946D3C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He pulled out his easel, setting it up so that it rested at level on its three legs. He then placed his canvas onto the easel, testing that it was at a comfortable height for his arm to move fluidly</w:t>
      </w:r>
      <w:r w:rsidR="0077634A" w:rsidRPr="00082DC1">
        <w:rPr>
          <w:rFonts w:ascii="Times New Roman" w:hAnsi="Times New Roman" w:cs="Times New Roman"/>
        </w:rPr>
        <w:t>.</w:t>
      </w:r>
      <w:r w:rsidRPr="00082DC1">
        <w:rPr>
          <w:rFonts w:ascii="Times New Roman" w:hAnsi="Times New Roman" w:cs="Times New Roman"/>
        </w:rPr>
        <w:t xml:space="preserve"> </w:t>
      </w:r>
      <w:r w:rsidR="00BF1AE9" w:rsidRPr="00082DC1">
        <w:rPr>
          <w:rFonts w:ascii="Times New Roman" w:hAnsi="Times New Roman" w:cs="Times New Roman"/>
        </w:rPr>
        <w:t>The boy</w:t>
      </w:r>
      <w:r w:rsidRPr="00082DC1">
        <w:rPr>
          <w:rFonts w:ascii="Times New Roman" w:hAnsi="Times New Roman" w:cs="Times New Roman"/>
        </w:rPr>
        <w:t xml:space="preserve"> </w:t>
      </w:r>
      <w:r w:rsidR="00BF1AE9" w:rsidRPr="00082DC1">
        <w:rPr>
          <w:rFonts w:ascii="Times New Roman" w:hAnsi="Times New Roman" w:cs="Times New Roman"/>
        </w:rPr>
        <w:t>sensed</w:t>
      </w:r>
      <w:r w:rsidRPr="00082DC1">
        <w:rPr>
          <w:rFonts w:ascii="Times New Roman" w:hAnsi="Times New Roman" w:cs="Times New Roman"/>
        </w:rPr>
        <w:t xml:space="preserve"> that he would have to pick his moments carefully. He was not new to rendering action, in fact it was one of his favourite kinds of assignment; but with the arbitrary nature of his </w:t>
      </w:r>
      <w:r w:rsidR="009554F9" w:rsidRPr="00082DC1">
        <w:rPr>
          <w:rFonts w:ascii="Times New Roman" w:hAnsi="Times New Roman" w:cs="Times New Roman"/>
        </w:rPr>
        <w:t>instructions,</w:t>
      </w:r>
      <w:r w:rsidRPr="00082DC1">
        <w:rPr>
          <w:rFonts w:ascii="Times New Roman" w:hAnsi="Times New Roman" w:cs="Times New Roman"/>
        </w:rPr>
        <w:t xml:space="preserve"> he wanted to maximise his chances of </w:t>
      </w:r>
      <w:r w:rsidR="009554F9" w:rsidRPr="00082DC1">
        <w:rPr>
          <w:rFonts w:ascii="Times New Roman" w:hAnsi="Times New Roman" w:cs="Times New Roman"/>
        </w:rPr>
        <w:t>doing it well</w:t>
      </w:r>
      <w:r w:rsidRPr="00082DC1">
        <w:rPr>
          <w:rFonts w:ascii="Times New Roman" w:hAnsi="Times New Roman" w:cs="Times New Roman"/>
        </w:rPr>
        <w:t xml:space="preserve">. By now he noticed that musicians had taken up their positions around the floor, seated cross legged on furs or on tree stumps. They tuned for some time whilst the dancers stood face to face, eyes closed. The tribesman joined him at his </w:t>
      </w:r>
      <w:r w:rsidR="009554F9" w:rsidRPr="00082DC1">
        <w:rPr>
          <w:rFonts w:ascii="Times New Roman" w:hAnsi="Times New Roman" w:cs="Times New Roman"/>
        </w:rPr>
        <w:t>canvas,</w:t>
      </w:r>
      <w:r w:rsidRPr="00082DC1">
        <w:rPr>
          <w:rFonts w:ascii="Times New Roman" w:hAnsi="Times New Roman" w:cs="Times New Roman"/>
        </w:rPr>
        <w:t xml:space="preserve"> and they surveyed the musicians as they </w:t>
      </w:r>
      <w:r w:rsidRPr="00082DC1">
        <w:rPr>
          <w:rFonts w:ascii="Times New Roman" w:hAnsi="Times New Roman" w:cs="Times New Roman"/>
        </w:rPr>
        <w:lastRenderedPageBreak/>
        <w:t xml:space="preserve">prepared. Two seated drummers, one with two smaller drums on </w:t>
      </w:r>
      <w:r w:rsidR="009A1413" w:rsidRPr="00082DC1">
        <w:rPr>
          <w:rFonts w:ascii="Times New Roman" w:hAnsi="Times New Roman" w:cs="Times New Roman"/>
        </w:rPr>
        <w:t>pelts</w:t>
      </w:r>
      <w:r w:rsidRPr="00082DC1">
        <w:rPr>
          <w:rFonts w:ascii="Times New Roman" w:hAnsi="Times New Roman" w:cs="Times New Roman"/>
        </w:rPr>
        <w:t xml:space="preserve"> in front, the other with a longer drum splayed across his knees. A standing player</w:t>
      </w:r>
      <w:r w:rsidR="009554F9" w:rsidRPr="00082DC1">
        <w:rPr>
          <w:rFonts w:ascii="Times New Roman" w:hAnsi="Times New Roman" w:cs="Times New Roman"/>
        </w:rPr>
        <w:t xml:space="preserve"> with </w:t>
      </w:r>
      <w:r w:rsidR="002A01F2" w:rsidRPr="00082DC1">
        <w:rPr>
          <w:rFonts w:ascii="Times New Roman" w:hAnsi="Times New Roman" w:cs="Times New Roman"/>
        </w:rPr>
        <w:t xml:space="preserve">a rack flute </w:t>
      </w:r>
      <w:r w:rsidR="00BB2B7D" w:rsidRPr="00082DC1">
        <w:rPr>
          <w:rFonts w:ascii="Times New Roman" w:hAnsi="Times New Roman" w:cs="Times New Roman"/>
        </w:rPr>
        <w:t>held up to his lips</w:t>
      </w:r>
      <w:r w:rsidR="002A01F2" w:rsidRPr="00082DC1">
        <w:rPr>
          <w:rFonts w:ascii="Times New Roman" w:hAnsi="Times New Roman" w:cs="Times New Roman"/>
        </w:rPr>
        <w:t xml:space="preserve">. The polished bone gleaming in </w:t>
      </w:r>
      <w:r w:rsidR="000211D9" w:rsidRPr="00082DC1">
        <w:rPr>
          <w:rFonts w:ascii="Times New Roman" w:hAnsi="Times New Roman" w:cs="Times New Roman"/>
        </w:rPr>
        <w:t>the night.</w:t>
      </w:r>
      <w:r w:rsidRPr="00082DC1">
        <w:rPr>
          <w:rFonts w:ascii="Times New Roman" w:hAnsi="Times New Roman" w:cs="Times New Roman"/>
        </w:rPr>
        <w:t xml:space="preserve"> </w:t>
      </w:r>
      <w:r w:rsidR="000211D9" w:rsidRPr="00082DC1">
        <w:rPr>
          <w:rFonts w:ascii="Times New Roman" w:hAnsi="Times New Roman" w:cs="Times New Roman"/>
        </w:rPr>
        <w:t xml:space="preserve">Lastly, </w:t>
      </w:r>
      <w:r w:rsidRPr="00082DC1">
        <w:rPr>
          <w:rFonts w:ascii="Times New Roman" w:hAnsi="Times New Roman" w:cs="Times New Roman"/>
        </w:rPr>
        <w:t xml:space="preserve">a seated musician playing some kind of string instrument with two bowls attached. The larger forming the body, the smaller hanging off the neck. The Amateur had not seen their like anywhere in the Empire and he was enthralled at their strangeness.  </w:t>
      </w:r>
    </w:p>
    <w:p w14:paraId="2C03A992" w14:textId="4D81C23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Children of the Gold Moon have gathered here, under these auspicious stars! We await her, to rise from death, her own </w:t>
      </w:r>
      <w:r w:rsidR="000211D9" w:rsidRPr="00082DC1">
        <w:rPr>
          <w:rFonts w:ascii="Times New Roman" w:hAnsi="Times New Roman" w:cs="Times New Roman"/>
        </w:rPr>
        <w:t>devouring</w:t>
      </w:r>
      <w:r w:rsidRPr="00082DC1">
        <w:rPr>
          <w:rFonts w:ascii="Times New Roman" w:hAnsi="Times New Roman" w:cs="Times New Roman"/>
        </w:rPr>
        <w:t>. To bless us with her challenge, the courage to live and to walk smilingly towards</w:t>
      </w:r>
      <w:r w:rsidR="00752DDF" w:rsidRPr="00082DC1">
        <w:rPr>
          <w:rFonts w:ascii="Times New Roman" w:hAnsi="Times New Roman" w:cs="Times New Roman"/>
        </w:rPr>
        <w:t xml:space="preserve"> our end</w:t>
      </w:r>
      <w:r w:rsidRPr="00082DC1">
        <w:rPr>
          <w:rFonts w:ascii="Times New Roman" w:hAnsi="Times New Roman" w:cs="Times New Roman"/>
        </w:rPr>
        <w:t xml:space="preserve">. </w:t>
      </w:r>
      <w:r w:rsidR="00752DDF" w:rsidRPr="00082DC1">
        <w:rPr>
          <w:rFonts w:ascii="Times New Roman" w:hAnsi="Times New Roman" w:cs="Times New Roman"/>
        </w:rPr>
        <w:t>B</w:t>
      </w:r>
      <w:r w:rsidRPr="00082DC1">
        <w:rPr>
          <w:rFonts w:ascii="Times New Roman" w:hAnsi="Times New Roman" w:cs="Times New Roman"/>
        </w:rPr>
        <w:t xml:space="preserve">egin the </w:t>
      </w:r>
      <w:r w:rsidR="00F93EF0" w:rsidRPr="00082DC1">
        <w:rPr>
          <w:rFonts w:ascii="Times New Roman" w:hAnsi="Times New Roman" w:cs="Times New Roman"/>
        </w:rPr>
        <w:t>Ten Dance</w:t>
      </w:r>
      <w:r w:rsidRPr="00082DC1">
        <w:rPr>
          <w:rFonts w:ascii="Times New Roman" w:hAnsi="Times New Roman" w:cs="Times New Roman"/>
        </w:rPr>
        <w:t>! " The tribesman's words spiralled, their echoes reaching the ears of all gathered for the ceremony. The musicians picked up a tune, beginning with a soft arpeggio on the strings. A suggestion of an eclipse there in the melody beneath which the drummers' fingers began to play on the hide faces. The sounds of river water running over stones, patter of small animals in the undergrowth. The eclipse passed and there shone</w:t>
      </w:r>
      <w:r w:rsidR="0078161C" w:rsidRPr="00082DC1">
        <w:rPr>
          <w:rFonts w:ascii="Times New Roman" w:hAnsi="Times New Roman" w:cs="Times New Roman"/>
        </w:rPr>
        <w:t xml:space="preserve"> the</w:t>
      </w:r>
      <w:r w:rsidRPr="00082DC1">
        <w:rPr>
          <w:rFonts w:ascii="Times New Roman" w:hAnsi="Times New Roman" w:cs="Times New Roman"/>
        </w:rPr>
        <w:t xml:space="preserve"> bright voice of an emerging sun. The flute took up the song of wind in the trees, a gentle breeze which stirred the water in the brooks, the drummers' fingers placing ripples in the flow.  </w:t>
      </w:r>
    </w:p>
    <w:p w14:paraId="74FEEF95" w14:textId="3F8319B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Amateur's attention was drawn away from this musical </w:t>
      </w:r>
      <w:r w:rsidR="00F0560D" w:rsidRPr="00082DC1">
        <w:rPr>
          <w:rFonts w:ascii="Times New Roman" w:hAnsi="Times New Roman" w:cs="Times New Roman"/>
        </w:rPr>
        <w:t>tapestry</w:t>
      </w:r>
      <w:r w:rsidRPr="00082DC1">
        <w:rPr>
          <w:rFonts w:ascii="Times New Roman" w:hAnsi="Times New Roman" w:cs="Times New Roman"/>
        </w:rPr>
        <w:t xml:space="preserve"> by the dancers who slowly, purposefully separated their heads, whilst remaining joined at the hips. She wrapped around his pelvis, their legs between each other’s, they arched their backs and raised their left arms out, fingers splayed like a fan. A chimeric flower lit by the fire. Coiling first one way they began to rotate around each other, rising and falling, they lapped in a spiral across the floor. "The Golden Whirlpool</w:t>
      </w:r>
      <w:ins w:id="104" w:author="Emily Barrett" w:date="2026-01-30T13:35:00Z" w16du:dateUtc="2026-01-30T13:35:00Z">
        <w:r w:rsidR="00B77FA9" w:rsidRPr="00082DC1">
          <w:rPr>
            <w:rFonts w:ascii="Times New Roman" w:hAnsi="Times New Roman" w:cs="Times New Roman"/>
          </w:rPr>
          <w:t>,</w:t>
        </w:r>
      </w:ins>
      <w:r w:rsidRPr="00082DC1">
        <w:rPr>
          <w:rFonts w:ascii="Times New Roman" w:hAnsi="Times New Roman" w:cs="Times New Roman"/>
        </w:rPr>
        <w:t>” whispered the tribesman. The Amateur acknowledged this with a nod, assuming that it was the name of the dance.</w:t>
      </w:r>
    </w:p>
    <w:p w14:paraId="1A346BEB" w14:textId="73F7E776"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Then came Four Pillars. At a corner of the floor they revolved in place, alternately bathed in light and dark. The drummers played a rockslide, the strings evoking a gentle rain and the breeze picked up. The arms that had held each other unfurled and were brought to the pair's sides crooked, palms to the earth. With staccato marches the dancers traced the shape of the floor.</w:t>
      </w:r>
    </w:p>
    <w:p w14:paraId="37FBE784" w14:textId="0770C85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music mellowed. The breeze seemed to quieten to </w:t>
      </w:r>
      <w:r w:rsidR="005C2FFB" w:rsidRPr="00082DC1">
        <w:rPr>
          <w:rFonts w:ascii="Times New Roman" w:hAnsi="Times New Roman" w:cs="Times New Roman"/>
        </w:rPr>
        <w:t>stillness,</w:t>
      </w:r>
      <w:r w:rsidRPr="00082DC1">
        <w:rPr>
          <w:rFonts w:ascii="Times New Roman" w:hAnsi="Times New Roman" w:cs="Times New Roman"/>
        </w:rPr>
        <w:t xml:space="preserve"> and the lapping of the water seemed to suspend longer at its crest as the drummers let ring each beat. The strings played a mournful dirge. Ducking into this cornucopia of sound was a clap from the dancers resonating with the beat of the drums. The dancers moved as if through snow, slowed their steps </w:t>
      </w:r>
      <w:r w:rsidR="007804BC" w:rsidRPr="00082DC1">
        <w:rPr>
          <w:rFonts w:ascii="Times New Roman" w:hAnsi="Times New Roman" w:cs="Times New Roman"/>
        </w:rPr>
        <w:t>to</w:t>
      </w:r>
      <w:r w:rsidRPr="00082DC1">
        <w:rPr>
          <w:rFonts w:ascii="Times New Roman" w:hAnsi="Times New Roman" w:cs="Times New Roman"/>
        </w:rPr>
        <w:t xml:space="preserve"> inaudib</w:t>
      </w:r>
      <w:r w:rsidR="007804BC" w:rsidRPr="00082DC1">
        <w:rPr>
          <w:rFonts w:ascii="Times New Roman" w:hAnsi="Times New Roman" w:cs="Times New Roman"/>
        </w:rPr>
        <w:t>ility</w:t>
      </w:r>
      <w:r w:rsidRPr="00082DC1">
        <w:rPr>
          <w:rFonts w:ascii="Times New Roman" w:hAnsi="Times New Roman" w:cs="Times New Roman"/>
        </w:rPr>
        <w:t>, almost as if they did not take their feet o</w:t>
      </w:r>
      <w:r w:rsidR="00742233" w:rsidRPr="00082DC1">
        <w:rPr>
          <w:rFonts w:ascii="Times New Roman" w:hAnsi="Times New Roman" w:cs="Times New Roman"/>
        </w:rPr>
        <w:t>f</w:t>
      </w:r>
      <w:r w:rsidRPr="00082DC1">
        <w:rPr>
          <w:rFonts w:ascii="Times New Roman" w:hAnsi="Times New Roman" w:cs="Times New Roman"/>
        </w:rPr>
        <w:t xml:space="preserve">f the floor. The militaristic lockstep of the previous dance has been replaced by </w:t>
      </w:r>
      <w:r w:rsidR="00742233" w:rsidRPr="00082DC1">
        <w:rPr>
          <w:rFonts w:ascii="Times New Roman" w:hAnsi="Times New Roman" w:cs="Times New Roman"/>
        </w:rPr>
        <w:t>a</w:t>
      </w:r>
      <w:r w:rsidRPr="00082DC1">
        <w:rPr>
          <w:rFonts w:ascii="Times New Roman" w:hAnsi="Times New Roman" w:cs="Times New Roman"/>
        </w:rPr>
        <w:t xml:space="preserve"> </w:t>
      </w:r>
      <w:r w:rsidR="00D25972" w:rsidRPr="00082DC1">
        <w:rPr>
          <w:rFonts w:ascii="Times New Roman" w:hAnsi="Times New Roman" w:cs="Times New Roman"/>
        </w:rPr>
        <w:t>more graceful bobbing</w:t>
      </w:r>
      <w:r w:rsidRPr="00082DC1">
        <w:rPr>
          <w:rFonts w:ascii="Times New Roman" w:hAnsi="Times New Roman" w:cs="Times New Roman"/>
        </w:rPr>
        <w:t>, in a dance known as Wolves Walk. They did so as silent as the padding of</w:t>
      </w:r>
      <w:r w:rsidR="00303983" w:rsidRPr="00082DC1">
        <w:rPr>
          <w:rFonts w:ascii="Times New Roman" w:hAnsi="Times New Roman" w:cs="Times New Roman"/>
        </w:rPr>
        <w:t xml:space="preserve"> predatory</w:t>
      </w:r>
      <w:r w:rsidRPr="00082DC1">
        <w:rPr>
          <w:rFonts w:ascii="Times New Roman" w:hAnsi="Times New Roman" w:cs="Times New Roman"/>
        </w:rPr>
        <w:t xml:space="preserve"> lupines, crossing from one corner of the floor in the shape of an eye, the booming blaze at its pupil. </w:t>
      </w:r>
    </w:p>
    <w:p w14:paraId="55ED854C" w14:textId="55EA129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By this time the soma had worked its way thoroughly into the Amateur who felt himself in the foothills of a higher </w:t>
      </w:r>
      <w:r w:rsidR="00303983" w:rsidRPr="00082DC1">
        <w:rPr>
          <w:rFonts w:ascii="Times New Roman" w:hAnsi="Times New Roman" w:cs="Times New Roman"/>
        </w:rPr>
        <w:t>country</w:t>
      </w:r>
      <w:r w:rsidRPr="00082DC1">
        <w:rPr>
          <w:rFonts w:ascii="Times New Roman" w:hAnsi="Times New Roman" w:cs="Times New Roman"/>
        </w:rPr>
        <w:t xml:space="preserve"> of the soul. Whilst he felt there would inevitably be an ascent, he </w:t>
      </w:r>
      <w:r w:rsidR="00C82415" w:rsidRPr="00082DC1">
        <w:rPr>
          <w:rFonts w:ascii="Times New Roman" w:hAnsi="Times New Roman" w:cs="Times New Roman"/>
        </w:rPr>
        <w:t>sensed</w:t>
      </w:r>
      <w:r w:rsidRPr="00082DC1">
        <w:rPr>
          <w:rFonts w:ascii="Times New Roman" w:hAnsi="Times New Roman" w:cs="Times New Roman"/>
        </w:rPr>
        <w:t xml:space="preserve"> </w:t>
      </w:r>
      <w:r w:rsidR="00C82415" w:rsidRPr="00082DC1">
        <w:rPr>
          <w:rFonts w:ascii="Times New Roman" w:hAnsi="Times New Roman" w:cs="Times New Roman"/>
        </w:rPr>
        <w:t>himself</w:t>
      </w:r>
      <w:r w:rsidRPr="00082DC1">
        <w:rPr>
          <w:rFonts w:ascii="Times New Roman" w:hAnsi="Times New Roman" w:cs="Times New Roman"/>
        </w:rPr>
        <w:t xml:space="preserve"> to be at a precipice</w:t>
      </w:r>
      <w:r w:rsidR="00C82415" w:rsidRPr="00082DC1">
        <w:rPr>
          <w:rFonts w:ascii="Times New Roman" w:hAnsi="Times New Roman" w:cs="Times New Roman"/>
        </w:rPr>
        <w:t>. The</w:t>
      </w:r>
      <w:r w:rsidRPr="00082DC1">
        <w:rPr>
          <w:rFonts w:ascii="Times New Roman" w:hAnsi="Times New Roman" w:cs="Times New Roman"/>
        </w:rPr>
        <w:t xml:space="preserve"> waiting was making him nauseous. </w:t>
      </w:r>
      <w:r w:rsidR="00C82415" w:rsidRPr="00082DC1">
        <w:rPr>
          <w:rFonts w:ascii="Times New Roman" w:hAnsi="Times New Roman" w:cs="Times New Roman"/>
        </w:rPr>
        <w:t>So,</w:t>
      </w:r>
      <w:r w:rsidRPr="00082DC1">
        <w:rPr>
          <w:rFonts w:ascii="Times New Roman" w:hAnsi="Times New Roman" w:cs="Times New Roman"/>
        </w:rPr>
        <w:t xml:space="preserve"> he chose to let go. He looked up at the dancers, failing to resolve them into individuals. They were one floating blurred mirage, with duplicates in their wake. He turned to the tribesman and saw on his face a blissful smile, his own face in the tribesman's eyes reflected the smile. "Do not leave me alone to this kind host, I fear I may never come down</w:t>
      </w:r>
      <w:r w:rsidR="001833B0" w:rsidRPr="00082DC1">
        <w:rPr>
          <w:rFonts w:ascii="Times New Roman" w:hAnsi="Times New Roman" w:cs="Times New Roman"/>
        </w:rPr>
        <w:t>.</w:t>
      </w:r>
      <w:r w:rsidRPr="00082DC1">
        <w:rPr>
          <w:rFonts w:ascii="Times New Roman" w:hAnsi="Times New Roman" w:cs="Times New Roman"/>
        </w:rPr>
        <w:t xml:space="preserve">" </w:t>
      </w:r>
    </w:p>
    <w:p w14:paraId="1D3D9A32" w14:textId="38F66DD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"Do not fear my friend, you are our guest and my warrant. We will walk this path together."</w:t>
      </w:r>
    </w:p>
    <w:p w14:paraId="5F513F49" w14:textId="3B0A70B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In the next dance, the reflections of the couple formed a circle around the fire coiling tightly around one another as the playing of the flute charmed them. The fingers beating on the drums like the canter of hooves clattering off mountain rock. The strings playing a gale wind </w:t>
      </w:r>
      <w:r w:rsidRPr="00082DC1">
        <w:rPr>
          <w:rFonts w:ascii="Times New Roman" w:hAnsi="Times New Roman" w:cs="Times New Roman"/>
        </w:rPr>
        <w:lastRenderedPageBreak/>
        <w:t xml:space="preserve">through the trees. Flaming lotuses </w:t>
      </w:r>
      <w:r w:rsidR="0097278C" w:rsidRPr="00082DC1">
        <w:rPr>
          <w:rFonts w:ascii="Times New Roman" w:hAnsi="Times New Roman" w:cs="Times New Roman"/>
        </w:rPr>
        <w:t>in whirligig</w:t>
      </w:r>
      <w:r w:rsidRPr="00082DC1">
        <w:rPr>
          <w:rFonts w:ascii="Times New Roman" w:hAnsi="Times New Roman" w:cs="Times New Roman"/>
        </w:rPr>
        <w:t xml:space="preserve"> around the central blaze in front of the Amateur's eyes, each step accented with a clap from the dancers. Three claps for every four falls of a hoof. "What is this one called?" The Amateur could not help but giggle</w:t>
      </w:r>
      <w:r w:rsidR="0097278C" w:rsidRPr="00082DC1">
        <w:rPr>
          <w:rFonts w:ascii="Times New Roman" w:hAnsi="Times New Roman" w:cs="Times New Roman"/>
        </w:rPr>
        <w:t xml:space="preserve"> at the two sycamore shoots gliding around each other.</w:t>
      </w:r>
    </w:p>
    <w:p w14:paraId="52B43E4B" w14:textId="6B47104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"Flames in Reverie</w:t>
      </w:r>
      <w:ins w:id="105" w:author="Emily Barrett" w:date="2026-01-30T13:37:00Z" w16du:dateUtc="2026-01-30T13:37:00Z">
        <w:r w:rsidR="0096736D" w:rsidRPr="00082DC1">
          <w:rPr>
            <w:rFonts w:ascii="Times New Roman" w:hAnsi="Times New Roman" w:cs="Times New Roman"/>
          </w:rPr>
          <w:t>,</w:t>
        </w:r>
      </w:ins>
      <w:r w:rsidRPr="00082DC1">
        <w:rPr>
          <w:rFonts w:ascii="Times New Roman" w:hAnsi="Times New Roman" w:cs="Times New Roman"/>
        </w:rPr>
        <w:t xml:space="preserve">" chuckled the tribesman. </w:t>
      </w:r>
    </w:p>
    <w:p w14:paraId="4B3FD2BF" w14:textId="63BD876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Amateur's world was now a palimpsest of flailing limbs, dream images of an alien yet familiar space and a writhing mass. Slick and scaled. The revolutions of the </w:t>
      </w:r>
      <w:r w:rsidR="00432733" w:rsidRPr="00082DC1">
        <w:rPr>
          <w:rFonts w:ascii="Times New Roman" w:hAnsi="Times New Roman" w:cs="Times New Roman"/>
        </w:rPr>
        <w:t>blazing</w:t>
      </w:r>
      <w:r w:rsidRPr="00082DC1">
        <w:rPr>
          <w:rFonts w:ascii="Times New Roman" w:hAnsi="Times New Roman" w:cs="Times New Roman"/>
        </w:rPr>
        <w:t xml:space="preserve"> blossoms </w:t>
      </w:r>
      <w:r w:rsidR="00FB1D68" w:rsidRPr="00082DC1">
        <w:rPr>
          <w:rFonts w:ascii="Times New Roman" w:hAnsi="Times New Roman" w:cs="Times New Roman"/>
        </w:rPr>
        <w:t>were</w:t>
      </w:r>
      <w:r w:rsidRPr="00082DC1">
        <w:rPr>
          <w:rFonts w:ascii="Times New Roman" w:hAnsi="Times New Roman" w:cs="Times New Roman"/>
        </w:rPr>
        <w:t xml:space="preserve"> preceded by a galloping dance where each step was heard through its corresponding clap. Four claps in all as the flames leaped around and stopped and turned and barrelled all over, the steady beat of the claps all the while. The writhing mass susurrated behind his eyes. This was the Roll of Thunder.</w:t>
      </w:r>
    </w:p>
    <w:p w14:paraId="04D1BC43" w14:textId="747890A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When the couple came to rest at the centre of the floor in front of the bonfire, the Amateur saw the footprint pattern of the five dances, layer on layer marking the floor. Without thinking the boy who's rendering hand had gone limp dipped his brush in the soma and began his rendering. The two separated, detaching at the hip and moving some distance to stand opposite each other. They were sheathed in sweat and breathing heavily. The music which had quietened, picked up again, seductive and coy, the strings flirting with the drums and the flute serenading the</w:t>
      </w:r>
      <w:r w:rsidR="003F796C" w:rsidRPr="00082DC1">
        <w:rPr>
          <w:rFonts w:ascii="Times New Roman" w:hAnsi="Times New Roman" w:cs="Times New Roman"/>
        </w:rPr>
        <w:t>m</w:t>
      </w:r>
      <w:r w:rsidRPr="00082DC1">
        <w:rPr>
          <w:rFonts w:ascii="Times New Roman" w:hAnsi="Times New Roman" w:cs="Times New Roman"/>
        </w:rPr>
        <w:t xml:space="preserve"> </w:t>
      </w:r>
      <w:r w:rsidR="003F796C" w:rsidRPr="00082DC1">
        <w:rPr>
          <w:rFonts w:ascii="Times New Roman" w:hAnsi="Times New Roman" w:cs="Times New Roman"/>
        </w:rPr>
        <w:t>both</w:t>
      </w:r>
      <w:r w:rsidRPr="00082DC1">
        <w:rPr>
          <w:rFonts w:ascii="Times New Roman" w:hAnsi="Times New Roman" w:cs="Times New Roman"/>
        </w:rPr>
        <w:t xml:space="preserve">. She chased </w:t>
      </w:r>
      <w:r w:rsidR="0006387D" w:rsidRPr="00082DC1">
        <w:rPr>
          <w:rFonts w:ascii="Times New Roman" w:hAnsi="Times New Roman" w:cs="Times New Roman"/>
        </w:rPr>
        <w:t>him,</w:t>
      </w:r>
      <w:r w:rsidRPr="00082DC1">
        <w:rPr>
          <w:rFonts w:ascii="Times New Roman" w:hAnsi="Times New Roman" w:cs="Times New Roman"/>
        </w:rPr>
        <w:t xml:space="preserve"> strolling, loping, twirling and toppling. They came together and then apart, not letting the other have it no matter how much they asked. Long, broken paths scored across the floor like glyphs that only the Amateur's eyes beheld. The tension built as the scaly mass vibrated faster. "Courting Peacocks</w:t>
      </w:r>
      <w:ins w:id="106" w:author="Emily Barrett" w:date="2026-01-30T13:39:00Z" w16du:dateUtc="2026-01-30T13:39:00Z">
        <w:r w:rsidR="003A26A4" w:rsidRPr="00082DC1">
          <w:rPr>
            <w:rFonts w:ascii="Times New Roman" w:hAnsi="Times New Roman" w:cs="Times New Roman"/>
          </w:rPr>
          <w:t>,</w:t>
        </w:r>
      </w:ins>
      <w:r w:rsidRPr="00082DC1">
        <w:rPr>
          <w:rFonts w:ascii="Times New Roman" w:hAnsi="Times New Roman" w:cs="Times New Roman"/>
        </w:rPr>
        <w:t xml:space="preserve">" offered </w:t>
      </w:r>
      <w:r w:rsidR="007D0859" w:rsidRPr="00082DC1">
        <w:rPr>
          <w:rFonts w:ascii="Times New Roman" w:hAnsi="Times New Roman" w:cs="Times New Roman"/>
        </w:rPr>
        <w:t>Ehkolei</w:t>
      </w:r>
      <w:r w:rsidRPr="00082DC1">
        <w:rPr>
          <w:rFonts w:ascii="Times New Roman" w:hAnsi="Times New Roman" w:cs="Times New Roman"/>
        </w:rPr>
        <w:t xml:space="preserve">.  </w:t>
      </w:r>
    </w:p>
    <w:p w14:paraId="340FC9F7" w14:textId="457C9ED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"Courting Peacocks" became "Winter Tides"; the woman appeared to bounce as she walked, the man her shadow. The drums took on a festive quality, the strings soloing for the first time while the flutist drew out the lines. They shimmied and delayed their stepping, jubilation </w:t>
      </w:r>
      <w:r w:rsidRPr="00082DC1">
        <w:rPr>
          <w:rFonts w:ascii="Times New Roman" w:hAnsi="Times New Roman" w:cs="Times New Roman"/>
        </w:rPr>
        <w:lastRenderedPageBreak/>
        <w:t>beaming from their eyes and in the arcs of their arms. Pausing and gyrating, orbiting each other in the throes of their ecstatic forms. In this way they completed another spiral around the bonfire, coming apart to stand on either side of a saurian gaze that considered the Amateur from the depths of the blaze. He broke out in shivers before that regard, despite the heat. He slashed and stabbed at his canvas with renewed energy, dipping his brush yet again in the soma.</w:t>
      </w:r>
    </w:p>
    <w:p w14:paraId="6022E05E" w14:textId="76737F5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When the two came together again the music slowed on their approach. The celebration turned to </w:t>
      </w:r>
      <w:r w:rsidR="00131F2A" w:rsidRPr="00082DC1">
        <w:rPr>
          <w:rFonts w:ascii="Times New Roman" w:hAnsi="Times New Roman" w:cs="Times New Roman"/>
        </w:rPr>
        <w:t>invitation;</w:t>
      </w:r>
      <w:r w:rsidRPr="00082DC1">
        <w:rPr>
          <w:rFonts w:ascii="Times New Roman" w:hAnsi="Times New Roman" w:cs="Times New Roman"/>
        </w:rPr>
        <w:t xml:space="preserve"> the sensuality of the strings draped around the beating hearts that were the drums. The air seemed to thicken and the musk of the couple's exertions drifted through the air. They circled each other, whipcord muscles graceful and sultry in their stepping. Upon contact they roiled. The tides of the sea writ there in mortal form. Twisting and turning, pausing and collapsing, liquid fire spilling out from the great blaze it was the Moon's Wrath. And the vibrating body was encased in the egg that was the golden moon. Cracks marred the land of that world.</w:t>
      </w:r>
    </w:p>
    <w:p w14:paraId="500919A1" w14:textId="4AE92C2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drums proceeded to masquerade as war drums, the flute player the reveille of a marching troop and the strings strained out long drawn notes, as if the instrument was being tortured by its player. The frisson manifested in the Amateur with a lightning jolt in his teeth, his skin prickling with gooseflesh. The couple dropped lithely into a crouch, intimations of a panther and a bear. And to the rhythm of the war </w:t>
      </w:r>
      <w:r w:rsidR="004C2384" w:rsidRPr="00082DC1">
        <w:rPr>
          <w:rFonts w:ascii="Times New Roman" w:hAnsi="Times New Roman" w:cs="Times New Roman"/>
        </w:rPr>
        <w:t>drums,</w:t>
      </w:r>
      <w:r w:rsidRPr="00082DC1">
        <w:rPr>
          <w:rFonts w:ascii="Times New Roman" w:hAnsi="Times New Roman" w:cs="Times New Roman"/>
        </w:rPr>
        <w:t xml:space="preserve"> they appeared to engage in battle, the transfigured shadows playing against the boughs of the redwood sentinels a gruesome puppet show. To </w:t>
      </w:r>
      <w:r w:rsidR="004C2384" w:rsidRPr="00082DC1">
        <w:rPr>
          <w:rFonts w:ascii="Times New Roman" w:hAnsi="Times New Roman" w:cs="Times New Roman"/>
        </w:rPr>
        <w:t>B</w:t>
      </w:r>
      <w:r w:rsidRPr="00082DC1">
        <w:rPr>
          <w:rFonts w:ascii="Times New Roman" w:hAnsi="Times New Roman" w:cs="Times New Roman"/>
        </w:rPr>
        <w:t xml:space="preserve">e </w:t>
      </w:r>
      <w:r w:rsidR="004C2384" w:rsidRPr="00082DC1">
        <w:rPr>
          <w:rFonts w:ascii="Times New Roman" w:hAnsi="Times New Roman" w:cs="Times New Roman"/>
        </w:rPr>
        <w:t>as</w:t>
      </w:r>
      <w:r w:rsidRPr="00082DC1">
        <w:rPr>
          <w:rFonts w:ascii="Times New Roman" w:hAnsi="Times New Roman" w:cs="Times New Roman"/>
        </w:rPr>
        <w:t xml:space="preserve"> Beasts seemed to the Amateur a testament. One he could not make sense of, with that draconic gaze on him still, and the fissures in the moon growing further. Out slips a tail, and then the trunk, spilling as dark fire from the firmament. A groan and then a snap rip</w:t>
      </w:r>
      <w:r w:rsidR="0011011B" w:rsidRPr="00082DC1">
        <w:rPr>
          <w:rFonts w:ascii="Times New Roman" w:hAnsi="Times New Roman" w:cs="Times New Roman"/>
        </w:rPr>
        <w:t>ped</w:t>
      </w:r>
      <w:r w:rsidRPr="00082DC1">
        <w:rPr>
          <w:rFonts w:ascii="Times New Roman" w:hAnsi="Times New Roman" w:cs="Times New Roman"/>
        </w:rPr>
        <w:t xml:space="preserve"> through the music of the ceremony. </w:t>
      </w:r>
    </w:p>
    <w:p w14:paraId="2D9C3464" w14:textId="43B7C4C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Beasts transform</w:t>
      </w:r>
      <w:r w:rsidR="0011011B" w:rsidRPr="00082DC1">
        <w:rPr>
          <w:rFonts w:ascii="Times New Roman" w:hAnsi="Times New Roman" w:cs="Times New Roman"/>
        </w:rPr>
        <w:t>ed</w:t>
      </w:r>
      <w:r w:rsidRPr="00082DC1">
        <w:rPr>
          <w:rFonts w:ascii="Times New Roman" w:hAnsi="Times New Roman" w:cs="Times New Roman"/>
        </w:rPr>
        <w:t xml:space="preserve"> back into humans following the final pose of the dance: he was splayed upon her knee, </w:t>
      </w:r>
      <w:r w:rsidR="00C868ED" w:rsidRPr="00082DC1">
        <w:rPr>
          <w:rFonts w:ascii="Times New Roman" w:hAnsi="Times New Roman" w:cs="Times New Roman"/>
        </w:rPr>
        <w:t xml:space="preserve">whilst she </w:t>
      </w:r>
      <w:r w:rsidRPr="00082DC1">
        <w:rPr>
          <w:rFonts w:ascii="Times New Roman" w:hAnsi="Times New Roman" w:cs="Times New Roman"/>
        </w:rPr>
        <w:t xml:space="preserve">imitated eviscerating his chest, baring her fangs. He rolled off her and hopped up in time for the music to quicken, a lively sensation ran down the Amateur's spine as he watched the couple skip and lunge back and forth. Kicking their feet with abandon, turning arm in arm. When they paused it was at the end of a manoeuvre which he was sure would send them careening into the fire but at the last moment, the one was saved by the other. </w:t>
      </w:r>
      <w:r w:rsidR="00CA7B50" w:rsidRPr="00082DC1">
        <w:rPr>
          <w:rFonts w:ascii="Times New Roman" w:hAnsi="Times New Roman" w:cs="Times New Roman"/>
        </w:rPr>
        <w:t>Playful smirks on their faces</w:t>
      </w:r>
      <w:r w:rsidRPr="00082DC1">
        <w:rPr>
          <w:rFonts w:ascii="Times New Roman" w:hAnsi="Times New Roman" w:cs="Times New Roman"/>
        </w:rPr>
        <w:t xml:space="preserve">. In such moments the serpent's eyes blazed anger and the thrashing of its celestial body renewed. The fire was </w:t>
      </w:r>
      <w:r w:rsidR="00CA7B50" w:rsidRPr="00082DC1">
        <w:rPr>
          <w:rFonts w:ascii="Times New Roman" w:hAnsi="Times New Roman" w:cs="Times New Roman"/>
        </w:rPr>
        <w:t xml:space="preserve">the </w:t>
      </w:r>
      <w:r w:rsidRPr="00082DC1">
        <w:rPr>
          <w:rFonts w:ascii="Times New Roman" w:hAnsi="Times New Roman" w:cs="Times New Roman"/>
        </w:rPr>
        <w:t xml:space="preserve">colour </w:t>
      </w:r>
      <w:r w:rsidR="00CA7B50" w:rsidRPr="00082DC1">
        <w:rPr>
          <w:rFonts w:ascii="Times New Roman" w:hAnsi="Times New Roman" w:cs="Times New Roman"/>
        </w:rPr>
        <w:t xml:space="preserve">of the moon </w:t>
      </w:r>
      <w:r w:rsidRPr="00082DC1">
        <w:rPr>
          <w:rFonts w:ascii="Times New Roman" w:hAnsi="Times New Roman" w:cs="Times New Roman"/>
        </w:rPr>
        <w:t>and the eyes seemed oh so real to the Amateur, no longer behind the veil but in this world, suspended above t</w:t>
      </w:r>
      <w:r w:rsidR="00CA7B50" w:rsidRPr="00082DC1">
        <w:rPr>
          <w:rFonts w:ascii="Times New Roman" w:hAnsi="Times New Roman" w:cs="Times New Roman"/>
        </w:rPr>
        <w:t>he dancefloor</w:t>
      </w:r>
      <w:r w:rsidRPr="00082DC1">
        <w:rPr>
          <w:rFonts w:ascii="Times New Roman" w:hAnsi="Times New Roman" w:cs="Times New Roman"/>
        </w:rPr>
        <w:t xml:space="preserve">. Above the music, the rattle of a tail was beginning to get louder, the eyes undulating. The snapping had turned to rumbling. Still the lovers danced, glaring at the eyes challenging this otherworldly manifestation. Obscene gestures and words in a guttural tongue hurled at the </w:t>
      </w:r>
      <w:r w:rsidR="00835955" w:rsidRPr="00082DC1">
        <w:rPr>
          <w:rFonts w:ascii="Times New Roman" w:hAnsi="Times New Roman" w:cs="Times New Roman"/>
        </w:rPr>
        <w:t>eldress’</w:t>
      </w:r>
      <w:r w:rsidRPr="00082DC1">
        <w:rPr>
          <w:rFonts w:ascii="Times New Roman" w:hAnsi="Times New Roman" w:cs="Times New Roman"/>
        </w:rPr>
        <w:t xml:space="preserve"> regard. </w:t>
      </w:r>
    </w:p>
    <w:p w14:paraId="5C92B106"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"Why are they doing that?", asked the Amateur. Ehkolei had not left his side as he had promised.</w:t>
      </w:r>
    </w:p>
    <w:p w14:paraId="029E2513"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"Blind supplication is bile in the throat for Nagatakarda," he replied casually, as if the truth of it was self-evident.</w:t>
      </w:r>
    </w:p>
    <w:p w14:paraId="080100FA" w14:textId="7C2EFDD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"Her eyes say otherwise. Never have I seen such wrath!" He was confused, surely this was not the goddess' will. There was no question in his mind that she had manifested, he felt it </w:t>
      </w:r>
      <w:r w:rsidR="00754AD1" w:rsidRPr="00082DC1">
        <w:rPr>
          <w:rFonts w:ascii="Times New Roman" w:hAnsi="Times New Roman" w:cs="Times New Roman"/>
        </w:rPr>
        <w:t>at the small of his back.  A nauseating sensation</w:t>
      </w:r>
      <w:r w:rsidRPr="00082DC1">
        <w:rPr>
          <w:rFonts w:ascii="Times New Roman" w:hAnsi="Times New Roman" w:cs="Times New Roman"/>
        </w:rPr>
        <w:t>. "Please, get them to stop or I fear she will turn her ire on us." The Amateur pleaded like a child before a stern parent.</w:t>
      </w:r>
    </w:p>
    <w:p w14:paraId="298F3DB5" w14:textId="56AF6E53"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"Calm, my friend. </w:t>
      </w:r>
      <w:r w:rsidR="00754AD1" w:rsidRPr="00082DC1">
        <w:rPr>
          <w:rFonts w:ascii="Times New Roman" w:hAnsi="Times New Roman" w:cs="Times New Roman"/>
        </w:rPr>
        <w:t>The s</w:t>
      </w:r>
      <w:r w:rsidRPr="00082DC1">
        <w:rPr>
          <w:rFonts w:ascii="Times New Roman" w:hAnsi="Times New Roman" w:cs="Times New Roman"/>
        </w:rPr>
        <w:t>oma is playing with you. Lest she really turn her displeasure upon you, join in the play</w:t>
      </w:r>
      <w:ins w:id="107" w:author="Emily Barrett" w:date="2026-01-30T13:42:00Z" w16du:dateUtc="2026-01-30T13:42:00Z">
        <w:r w:rsidR="00A22FAE" w:rsidRPr="00082DC1">
          <w:rPr>
            <w:rFonts w:ascii="Times New Roman" w:hAnsi="Times New Roman" w:cs="Times New Roman"/>
          </w:rPr>
          <w:t>,</w:t>
        </w:r>
      </w:ins>
      <w:r w:rsidRPr="00082DC1">
        <w:rPr>
          <w:rFonts w:ascii="Times New Roman" w:hAnsi="Times New Roman" w:cs="Times New Roman"/>
        </w:rPr>
        <w:t>"</w:t>
      </w:r>
      <w:r w:rsidR="00754AD1" w:rsidRPr="00082DC1">
        <w:rPr>
          <w:rFonts w:ascii="Times New Roman" w:hAnsi="Times New Roman" w:cs="Times New Roman"/>
        </w:rPr>
        <w:t xml:space="preserve"> and he let out the maniacal laugh of a jackal in the night.</w:t>
      </w:r>
    </w:p>
    <w:p w14:paraId="48DA1C8D" w14:textId="6B998B7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The Amateur could not conjure even the memory of play</w:t>
      </w:r>
      <w:r w:rsidR="00754AD1" w:rsidRPr="00082DC1">
        <w:rPr>
          <w:rFonts w:ascii="Times New Roman" w:hAnsi="Times New Roman" w:cs="Times New Roman"/>
        </w:rPr>
        <w:t>. T</w:t>
      </w:r>
      <w:r w:rsidRPr="00082DC1">
        <w:rPr>
          <w:rFonts w:ascii="Times New Roman" w:hAnsi="Times New Roman" w:cs="Times New Roman"/>
        </w:rPr>
        <w:t>he visions had been steadily increasing in potency since the couple had begun dancing. This was nothing like his dreams</w:t>
      </w:r>
      <w:r w:rsidR="00754AD1" w:rsidRPr="00082DC1">
        <w:rPr>
          <w:rFonts w:ascii="Times New Roman" w:hAnsi="Times New Roman" w:cs="Times New Roman"/>
        </w:rPr>
        <w:t>;</w:t>
      </w:r>
      <w:r w:rsidRPr="00082DC1">
        <w:rPr>
          <w:rFonts w:ascii="Times New Roman" w:hAnsi="Times New Roman" w:cs="Times New Roman"/>
        </w:rPr>
        <w:t xml:space="preserve"> he felt the cruel disregard of this being in the marrow of his bones.</w:t>
      </w:r>
    </w:p>
    <w:p w14:paraId="1E5930B6" w14:textId="35888352" w:rsidR="00A6389F" w:rsidRPr="00082DC1" w:rsidRDefault="00754AD1" w:rsidP="00CC0FFF">
      <w:pPr>
        <w:spacing w:line="480" w:lineRule="auto"/>
        <w:rPr>
          <w:rFonts w:ascii="Times New Roman" w:hAnsi="Times New Roman" w:cs="Times New Roman"/>
        </w:rPr>
      </w:pPr>
      <w:r w:rsidRPr="00082DC1">
        <w:rPr>
          <w:rFonts w:ascii="Times New Roman" w:hAnsi="Times New Roman" w:cs="Times New Roman"/>
        </w:rPr>
        <w:t>A</w:t>
      </w:r>
      <w:r w:rsidR="00A6389F" w:rsidRPr="00082DC1">
        <w:rPr>
          <w:rFonts w:ascii="Times New Roman" w:hAnsi="Times New Roman" w:cs="Times New Roman"/>
        </w:rPr>
        <w:t>s the dance reached its crescendo, the bonfire burst apart, scattering burning logs in all directions. The dancers dodged them deftly, not particularly worried that they were trapped by burning flotsam separating the floor from the rest of the tribe.</w:t>
      </w:r>
      <w:r w:rsidR="00C9689F" w:rsidRPr="00082DC1">
        <w:rPr>
          <w:rFonts w:ascii="Times New Roman" w:hAnsi="Times New Roman" w:cs="Times New Roman"/>
        </w:rPr>
        <w:t xml:space="preserve"> It missed the musicians closely, yet they were unfazed.</w:t>
      </w:r>
      <w:r w:rsidR="00A6389F" w:rsidRPr="00082DC1">
        <w:rPr>
          <w:rFonts w:ascii="Times New Roman" w:hAnsi="Times New Roman" w:cs="Times New Roman"/>
        </w:rPr>
        <w:t xml:space="preserve"> Out of the fragmented bonfire rose a great head, then neck and then body. It was</w:t>
      </w:r>
      <w:r w:rsidR="0066277D" w:rsidRPr="00082DC1">
        <w:rPr>
          <w:rFonts w:ascii="Times New Roman" w:hAnsi="Times New Roman" w:cs="Times New Roman"/>
        </w:rPr>
        <w:t xml:space="preserve"> the</w:t>
      </w:r>
      <w:r w:rsidR="00A6389F" w:rsidRPr="00082DC1">
        <w:rPr>
          <w:rFonts w:ascii="Times New Roman" w:hAnsi="Times New Roman" w:cs="Times New Roman"/>
        </w:rPr>
        <w:t xml:space="preserve"> </w:t>
      </w:r>
      <w:r w:rsidR="002E5EB8" w:rsidRPr="00082DC1">
        <w:rPr>
          <w:rFonts w:ascii="Times New Roman" w:hAnsi="Times New Roman" w:cs="Times New Roman"/>
        </w:rPr>
        <w:t xml:space="preserve">river of </w:t>
      </w:r>
      <w:r w:rsidR="00A6389F" w:rsidRPr="00082DC1">
        <w:rPr>
          <w:rFonts w:ascii="Times New Roman" w:hAnsi="Times New Roman" w:cs="Times New Roman"/>
        </w:rPr>
        <w:t>the night sky</w:t>
      </w:r>
      <w:r w:rsidR="002E5EB8" w:rsidRPr="00082DC1">
        <w:rPr>
          <w:rFonts w:ascii="Times New Roman" w:hAnsi="Times New Roman" w:cs="Times New Roman"/>
        </w:rPr>
        <w:t xml:space="preserve"> hanging in the air</w:t>
      </w:r>
      <w:r w:rsidR="00A6389F" w:rsidRPr="00082DC1">
        <w:rPr>
          <w:rFonts w:ascii="Times New Roman" w:hAnsi="Times New Roman" w:cs="Times New Roman"/>
        </w:rPr>
        <w:t xml:space="preserve">. The hissing of the goddess seemed now to fill the crevices of his mind, nothing else to perceive but the Girdle of the World. "Ahh my children, I thank you for this! It has been some time since I last visited you. I am pleased by this challenge, this defiance and uncouth dismissal by these young brats! I will take great pleasure in devouring their souls. You two little apes, let us dance!" </w:t>
      </w:r>
    </w:p>
    <w:p w14:paraId="68B6089B" w14:textId="5918D78C"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 mighty serpent boiled and split, its great hide melting and spitting, in a horrifying metamorphosis. The Amateur had to look away lest he evacuate the contents of his stomach. When at last the roar of the transformation ended the floor was surrounded by scaled figures, pacing back and forth, their arms clasped behind their backs or swinging languorously at their sides. In front of the couple had manifested another</w:t>
      </w:r>
      <w:r w:rsidR="005B6A8C" w:rsidRPr="00082DC1">
        <w:rPr>
          <w:rFonts w:ascii="Times New Roman" w:hAnsi="Times New Roman" w:cs="Times New Roman"/>
        </w:rPr>
        <w:t>,</w:t>
      </w:r>
      <w:r w:rsidRPr="00082DC1">
        <w:rPr>
          <w:rFonts w:ascii="Times New Roman" w:hAnsi="Times New Roman" w:cs="Times New Roman"/>
        </w:rPr>
        <w:t xml:space="preserve"> identical pair. Scaled serpentine heads, visages a cold mockery of their reflections.  </w:t>
      </w:r>
    </w:p>
    <w:p w14:paraId="692D1F1B" w14:textId="69A054E4"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"It is time for a contest", hissed the clones. The Amateur noticed the conduits of the goddess were conjoined at the hip. When they shifted into the holds at the beginning of the dance, the hips distended grotesquely and the spines rearranged with a soft cracking, transforming the two into a single figure. The tribes' champions looked </w:t>
      </w:r>
      <w:r w:rsidR="00670909" w:rsidRPr="00082DC1">
        <w:rPr>
          <w:rFonts w:ascii="Times New Roman" w:hAnsi="Times New Roman" w:cs="Times New Roman"/>
        </w:rPr>
        <w:t>exhausted for the first time that evening</w:t>
      </w:r>
      <w:r w:rsidRPr="00082DC1">
        <w:rPr>
          <w:rFonts w:ascii="Times New Roman" w:hAnsi="Times New Roman" w:cs="Times New Roman"/>
        </w:rPr>
        <w:t xml:space="preserve">. They had spent themselves in the climax of the invocation. But they had no choice. This was the dance of death, and they had wagered their lives. They determinedly set </w:t>
      </w:r>
      <w:r w:rsidRPr="00082DC1">
        <w:rPr>
          <w:rFonts w:ascii="Times New Roman" w:hAnsi="Times New Roman" w:cs="Times New Roman"/>
        </w:rPr>
        <w:lastRenderedPageBreak/>
        <w:t xml:space="preserve">themselves into the posture, their attitude such that it bought tears to the eyes of the Amateur. A roar went up from the crowd as the two couples took up their positions. The conduits signalled to the musicians, who </w:t>
      </w:r>
      <w:r w:rsidR="00445B27" w:rsidRPr="00082DC1">
        <w:rPr>
          <w:rFonts w:ascii="Times New Roman" w:hAnsi="Times New Roman" w:cs="Times New Roman"/>
        </w:rPr>
        <w:t>eagerly</w:t>
      </w:r>
      <w:r w:rsidRPr="00082DC1">
        <w:rPr>
          <w:rFonts w:ascii="Times New Roman" w:hAnsi="Times New Roman" w:cs="Times New Roman"/>
        </w:rPr>
        <w:t xml:space="preserve"> struck up a new tune for The Golden Whirlpool. It seemed that there were no set positions to the dances now, no privileged starting points. The canvas of the floor would be decorated however the couples pleased. A cold puissance poured from the conduits in a flood, the Amateur left </w:t>
      </w:r>
      <w:r w:rsidR="00F9025C" w:rsidRPr="00082DC1">
        <w:rPr>
          <w:rFonts w:ascii="Times New Roman" w:hAnsi="Times New Roman" w:cs="Times New Roman"/>
        </w:rPr>
        <w:t>jittery</w:t>
      </w:r>
      <w:r w:rsidRPr="00082DC1">
        <w:rPr>
          <w:rFonts w:ascii="Times New Roman" w:hAnsi="Times New Roman" w:cs="Times New Roman"/>
        </w:rPr>
        <w:t xml:space="preserve"> in its wake</w:t>
      </w:r>
      <w:r w:rsidR="00F9025C" w:rsidRPr="00082DC1">
        <w:rPr>
          <w:rFonts w:ascii="Times New Roman" w:hAnsi="Times New Roman" w:cs="Times New Roman"/>
        </w:rPr>
        <w:t xml:space="preserve">, coming out of his chrysalis of terror to </w:t>
      </w:r>
      <w:r w:rsidRPr="00082DC1">
        <w:rPr>
          <w:rFonts w:ascii="Times New Roman" w:hAnsi="Times New Roman" w:cs="Times New Roman"/>
        </w:rPr>
        <w:t>renew his rendering.</w:t>
      </w:r>
    </w:p>
    <w:p w14:paraId="7C43042C" w14:textId="3BBC0D5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Moving through the dances, the Amateur noticed that the mortals grew tired, their serpentine counterparts carrying on with a consistent poise and elegance, a savagery and passion where necessary. They were on time, holding their poses just long enough. Dynamic, innovative and unceasing. Weaving a tale as per the forms. Their human counterparts seemed clumsy by comparison. The two that had lit up the night during the invocation now seemed </w:t>
      </w:r>
      <w:r w:rsidR="003D7C37" w:rsidRPr="00082DC1">
        <w:rPr>
          <w:rFonts w:ascii="Times New Roman" w:hAnsi="Times New Roman" w:cs="Times New Roman"/>
        </w:rPr>
        <w:t>like</w:t>
      </w:r>
      <w:r w:rsidRPr="00082DC1">
        <w:rPr>
          <w:rFonts w:ascii="Times New Roman" w:hAnsi="Times New Roman" w:cs="Times New Roman"/>
        </w:rPr>
        <w:t xml:space="preserve"> babes, stumbling whilst learning to walk. The Amateur, though mesmerised at first, grew bored of the relentlessness of the serpents. It was too polished, too perfect and thus it was a dead art he decided. Eyes that had seen through ageless time to this moment, planned every step and sway of hip, every toss of the head had created a calcified thing. Life was the colour of the </w:t>
      </w:r>
      <w:r w:rsidR="007A19B9" w:rsidRPr="00082DC1">
        <w:rPr>
          <w:rFonts w:ascii="Times New Roman" w:hAnsi="Times New Roman" w:cs="Times New Roman"/>
        </w:rPr>
        <w:t>humans’ dance</w:t>
      </w:r>
      <w:r w:rsidRPr="00082DC1">
        <w:rPr>
          <w:rFonts w:ascii="Times New Roman" w:hAnsi="Times New Roman" w:cs="Times New Roman"/>
        </w:rPr>
        <w:t xml:space="preserve">. Their flushed cheeks, the sweat pouring off them in thick rivulets the blood of existence. And it flowed freely. Without fear, with a reckless abandon despite the failure of the limbs and the shortness of breath.  </w:t>
      </w:r>
    </w:p>
    <w:p w14:paraId="5B154979" w14:textId="77777777" w:rsidR="002065A9" w:rsidRPr="00082DC1" w:rsidRDefault="00A6389F" w:rsidP="00CC0FFF">
      <w:pPr>
        <w:spacing w:line="480" w:lineRule="auto"/>
        <w:rPr>
          <w:ins w:id="108" w:author="Emily Barrett" w:date="2026-01-30T13:46:00Z" w16du:dateUtc="2026-01-30T13:46:00Z"/>
          <w:rFonts w:ascii="Times New Roman" w:hAnsi="Times New Roman" w:cs="Times New Roman"/>
        </w:rPr>
      </w:pPr>
      <w:r w:rsidRPr="00082DC1">
        <w:rPr>
          <w:rFonts w:ascii="Times New Roman" w:hAnsi="Times New Roman" w:cs="Times New Roman"/>
        </w:rPr>
        <w:t xml:space="preserve">"I like your spirit!" hissed the serpents, a whisper that echoed through the heads of the congregation. "It is said amongst mortals to accept death with dignity. Utter foolishness. I want to see the fight, the rage, the despair! Dignity is a cheap mask, let me see your terror. I am not here to devour gods, but humans, so be like humans won't you!" </w:t>
      </w:r>
    </w:p>
    <w:p w14:paraId="620F2232" w14:textId="7939688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There passed through everyone's heads what seemed to be a giggle from the deity. Some </w:t>
      </w:r>
      <w:r w:rsidR="000F6C5E" w:rsidRPr="00082DC1">
        <w:rPr>
          <w:rFonts w:ascii="Times New Roman" w:hAnsi="Times New Roman" w:cs="Times New Roman"/>
        </w:rPr>
        <w:t>tribes’</w:t>
      </w:r>
      <w:r w:rsidRPr="00082DC1">
        <w:rPr>
          <w:rFonts w:ascii="Times New Roman" w:hAnsi="Times New Roman" w:cs="Times New Roman"/>
        </w:rPr>
        <w:t xml:space="preserve"> folk were sick from the sensation. The Amateur sensed the competition was reaching </w:t>
      </w:r>
      <w:r w:rsidR="000F6C5E" w:rsidRPr="00082DC1">
        <w:rPr>
          <w:rFonts w:ascii="Times New Roman" w:hAnsi="Times New Roman" w:cs="Times New Roman"/>
        </w:rPr>
        <w:t>its</w:t>
      </w:r>
      <w:r w:rsidRPr="00082DC1">
        <w:rPr>
          <w:rFonts w:ascii="Times New Roman" w:hAnsi="Times New Roman" w:cs="Times New Roman"/>
        </w:rPr>
        <w:t xml:space="preserve"> crescendo: the Lovers Play was commencing, the tribe's couple pulling themselves together for a final performance. Resignation blended with grim determination on their faces. They faced each other and </w:t>
      </w:r>
      <w:r w:rsidR="000F6C5E" w:rsidRPr="00082DC1">
        <w:rPr>
          <w:rFonts w:ascii="Times New Roman" w:hAnsi="Times New Roman" w:cs="Times New Roman"/>
        </w:rPr>
        <w:t>kissed,</w:t>
      </w:r>
      <w:r w:rsidRPr="00082DC1">
        <w:rPr>
          <w:rFonts w:ascii="Times New Roman" w:hAnsi="Times New Roman" w:cs="Times New Roman"/>
        </w:rPr>
        <w:t xml:space="preserve"> and their bodies were a unity before splitting off to take their positions. "Let us finish this my children!" She was mad, thought the Amateur, she could probably read his </w:t>
      </w:r>
      <w:r w:rsidR="000F6C5E" w:rsidRPr="00082DC1">
        <w:rPr>
          <w:rFonts w:ascii="Times New Roman" w:hAnsi="Times New Roman" w:cs="Times New Roman"/>
        </w:rPr>
        <w:t>thoughts,</w:t>
      </w:r>
      <w:r w:rsidRPr="00082DC1">
        <w:rPr>
          <w:rFonts w:ascii="Times New Roman" w:hAnsi="Times New Roman" w:cs="Times New Roman"/>
        </w:rPr>
        <w:t xml:space="preserve"> but what did it matter. Once she was done with the </w:t>
      </w:r>
      <w:r w:rsidR="000F6C5E" w:rsidRPr="00082DC1">
        <w:rPr>
          <w:rFonts w:ascii="Times New Roman" w:hAnsi="Times New Roman" w:cs="Times New Roman"/>
        </w:rPr>
        <w:t>two,</w:t>
      </w:r>
      <w:r w:rsidRPr="00082DC1">
        <w:rPr>
          <w:rFonts w:ascii="Times New Roman" w:hAnsi="Times New Roman" w:cs="Times New Roman"/>
        </w:rPr>
        <w:t xml:space="preserve"> she would come for them all anyways. </w:t>
      </w:r>
      <w:r w:rsidR="00C63388" w:rsidRPr="00082DC1">
        <w:rPr>
          <w:rFonts w:ascii="Times New Roman" w:hAnsi="Times New Roman" w:cs="Times New Roman"/>
        </w:rPr>
        <w:t>He felt untether</w:t>
      </w:r>
      <w:r w:rsidR="005B12AA" w:rsidRPr="00082DC1">
        <w:rPr>
          <w:rFonts w:ascii="Times New Roman" w:hAnsi="Times New Roman" w:cs="Times New Roman"/>
        </w:rPr>
        <w:t>ed</w:t>
      </w:r>
      <w:r w:rsidR="00C63388" w:rsidRPr="00082DC1">
        <w:rPr>
          <w:rFonts w:ascii="Times New Roman" w:hAnsi="Times New Roman" w:cs="Times New Roman"/>
        </w:rPr>
        <w:t>, all the concerns of mortality shaking loose.</w:t>
      </w:r>
    </w:p>
    <w:p w14:paraId="7FB03432" w14:textId="29CE1D8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And </w:t>
      </w:r>
      <w:r w:rsidR="005B12AA" w:rsidRPr="00082DC1">
        <w:rPr>
          <w:rFonts w:ascii="Times New Roman" w:hAnsi="Times New Roman" w:cs="Times New Roman"/>
        </w:rPr>
        <w:t>so,</w:t>
      </w:r>
      <w:r w:rsidRPr="00082DC1">
        <w:rPr>
          <w:rFonts w:ascii="Times New Roman" w:hAnsi="Times New Roman" w:cs="Times New Roman"/>
        </w:rPr>
        <w:t xml:space="preserve"> the lovers played, the serpents a mockery of the mortals. Whatever 'love' there was between the goddess' vessels was a pretence, all the mudras observed perfectly yet not an ounce of warmth radiating from the scaly hides. The eyes were caustic and timeless. Life had long ago keratinised within them. The Amateur half-expected the serpents to melt before the conflagration that was the mortals' final dance. They were bronze, a bronze that breathed and bled. The fatigue was apparent and yet they were in ecstasy, near death yet dancing as one, a fundamental principle on which all of reality depended. The Amateur wept further. He saw from high up on the cliffs of his soul the dance of universes, a birth and a death in their spiralling orbits, their collisions. Trembling with life, wilder at first</w:t>
      </w:r>
      <w:r w:rsidR="00AB4522" w:rsidRPr="00082DC1">
        <w:rPr>
          <w:rFonts w:ascii="Times New Roman" w:hAnsi="Times New Roman" w:cs="Times New Roman"/>
        </w:rPr>
        <w:t xml:space="preserve"> the</w:t>
      </w:r>
      <w:r w:rsidRPr="00082DC1">
        <w:rPr>
          <w:rFonts w:ascii="Times New Roman" w:hAnsi="Times New Roman" w:cs="Times New Roman"/>
        </w:rPr>
        <w:t xml:space="preserve"> discordant oscillations</w:t>
      </w:r>
      <w:r w:rsidR="00AB4522" w:rsidRPr="00082DC1">
        <w:rPr>
          <w:rFonts w:ascii="Times New Roman" w:hAnsi="Times New Roman" w:cs="Times New Roman"/>
        </w:rPr>
        <w:t>,</w:t>
      </w:r>
      <w:r w:rsidRPr="00082DC1">
        <w:rPr>
          <w:rFonts w:ascii="Times New Roman" w:hAnsi="Times New Roman" w:cs="Times New Roman"/>
        </w:rPr>
        <w:t xml:space="preserve"> and then a resonance which stabilised </w:t>
      </w:r>
      <w:r w:rsidR="00AB4522" w:rsidRPr="00082DC1">
        <w:rPr>
          <w:rFonts w:ascii="Times New Roman" w:hAnsi="Times New Roman" w:cs="Times New Roman"/>
        </w:rPr>
        <w:t>these</w:t>
      </w:r>
      <w:r w:rsidRPr="00082DC1">
        <w:rPr>
          <w:rFonts w:ascii="Times New Roman" w:hAnsi="Times New Roman" w:cs="Times New Roman"/>
        </w:rPr>
        <w:t xml:space="preserve"> infant axioms of the world. The serpents had stepped backwards, in a way the Amateur recognised as others of his order when assessing their renderings. The eyes of the serpents amused at the outcome of their labour. All was still as a held breath.</w:t>
      </w:r>
    </w:p>
    <w:p w14:paraId="3095EC30" w14:textId="1BF9E5DC" w:rsidR="00CC4D55"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"Godlings</w:t>
      </w:r>
      <w:r w:rsidR="0065778B" w:rsidRPr="00082DC1">
        <w:rPr>
          <w:rFonts w:ascii="Times New Roman" w:hAnsi="Times New Roman" w:cs="Times New Roman"/>
        </w:rPr>
        <w:t>.</w:t>
      </w:r>
      <w:r w:rsidR="00E35B1C" w:rsidRPr="00082DC1">
        <w:rPr>
          <w:rFonts w:ascii="Times New Roman" w:hAnsi="Times New Roman" w:cs="Times New Roman"/>
        </w:rPr>
        <w:t xml:space="preserve"> </w:t>
      </w:r>
      <w:r w:rsidR="0065778B" w:rsidRPr="00082DC1">
        <w:rPr>
          <w:rFonts w:ascii="Times New Roman" w:hAnsi="Times New Roman" w:cs="Times New Roman"/>
        </w:rPr>
        <w:t>H</w:t>
      </w:r>
      <w:r w:rsidRPr="00082DC1">
        <w:rPr>
          <w:rFonts w:ascii="Times New Roman" w:hAnsi="Times New Roman" w:cs="Times New Roman"/>
        </w:rPr>
        <w:t>ow beautiful"</w:t>
      </w:r>
      <w:r w:rsidR="00DC3959" w:rsidRPr="00082DC1">
        <w:rPr>
          <w:rFonts w:ascii="Times New Roman" w:hAnsi="Times New Roman" w:cs="Times New Roman"/>
        </w:rPr>
        <w:t xml:space="preserve"> hissed the goddess.</w:t>
      </w:r>
      <w:r w:rsidRPr="00082DC1">
        <w:rPr>
          <w:rFonts w:ascii="Times New Roman" w:hAnsi="Times New Roman" w:cs="Times New Roman"/>
        </w:rPr>
        <w:t xml:space="preserve"> The scaled avatars collapsed where they stood in gurgling fountains of ink and like the opening of some great eye, the hooded head of the goddess appeared once more above the slowly disintegrating bonfire. "Farewell! Walk into </w:t>
      </w:r>
      <w:r w:rsidRPr="00082DC1">
        <w:rPr>
          <w:rFonts w:ascii="Times New Roman" w:hAnsi="Times New Roman" w:cs="Times New Roman"/>
        </w:rPr>
        <w:lastRenderedPageBreak/>
        <w:t xml:space="preserve">the void with </w:t>
      </w:r>
      <w:r w:rsidR="00675F18" w:rsidRPr="00082DC1">
        <w:rPr>
          <w:rFonts w:ascii="Times New Roman" w:hAnsi="Times New Roman" w:cs="Times New Roman"/>
        </w:rPr>
        <w:t>courage and</w:t>
      </w:r>
      <w:r w:rsidRPr="00082DC1">
        <w:rPr>
          <w:rFonts w:ascii="Times New Roman" w:hAnsi="Times New Roman" w:cs="Times New Roman"/>
        </w:rPr>
        <w:t xml:space="preserve"> remember this. These sparks of divinity are not your armour, but your warrant. All they can do for you</w:t>
      </w:r>
      <w:r w:rsidR="00CC4D55" w:rsidRPr="00082DC1">
        <w:rPr>
          <w:rFonts w:ascii="Times New Roman" w:hAnsi="Times New Roman" w:cs="Times New Roman"/>
        </w:rPr>
        <w:t xml:space="preserve">, </w:t>
      </w:r>
      <w:r w:rsidRPr="00082DC1">
        <w:rPr>
          <w:rFonts w:ascii="Times New Roman" w:hAnsi="Times New Roman" w:cs="Times New Roman"/>
        </w:rPr>
        <w:t xml:space="preserve">is </w:t>
      </w:r>
      <w:r w:rsidR="00CC4D55" w:rsidRPr="00082DC1">
        <w:rPr>
          <w:rFonts w:ascii="Times New Roman" w:hAnsi="Times New Roman" w:cs="Times New Roman"/>
        </w:rPr>
        <w:t>live</w:t>
      </w:r>
      <w:r w:rsidRPr="00082DC1">
        <w:rPr>
          <w:rFonts w:ascii="Times New Roman" w:hAnsi="Times New Roman" w:cs="Times New Roman"/>
        </w:rPr>
        <w:t xml:space="preserve">." </w:t>
      </w:r>
      <w:r w:rsidR="00675F18" w:rsidRPr="00082DC1">
        <w:rPr>
          <w:rFonts w:ascii="Times New Roman" w:hAnsi="Times New Roman" w:cs="Times New Roman"/>
        </w:rPr>
        <w:t xml:space="preserve">Nagatakarda, the Girdle of the World proclaimed on this moonless night before her devoted children. </w:t>
      </w:r>
      <w:r w:rsidRPr="00082DC1">
        <w:rPr>
          <w:rFonts w:ascii="Times New Roman" w:hAnsi="Times New Roman" w:cs="Times New Roman"/>
        </w:rPr>
        <w:t xml:space="preserve">And with that she disappeared, slithering away to the world's final cradle, where all manner of things rotted, and waited. </w:t>
      </w:r>
    </w:p>
    <w:p w14:paraId="1D17E344" w14:textId="0CA61CAB"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Amateur's newer layers of soma had not dried on his canvas before he </w:t>
      </w:r>
      <w:r w:rsidR="00C401D6" w:rsidRPr="00082DC1">
        <w:rPr>
          <w:rFonts w:ascii="Times New Roman" w:hAnsi="Times New Roman" w:cs="Times New Roman"/>
        </w:rPr>
        <w:t>cut the segment of canvas he had used</w:t>
      </w:r>
      <w:r w:rsidRPr="00082DC1">
        <w:rPr>
          <w:rFonts w:ascii="Times New Roman" w:hAnsi="Times New Roman" w:cs="Times New Roman"/>
        </w:rPr>
        <w:t xml:space="preserve"> with his sharpening knife, moving to a burning log and holding the piece stretched towards the small fire to set the rendering. The dancers, suspended in globules of light were fast becoming surrounded by the herd of believers. Arms reaching out, as mycelium towards a corpse on the forest floor. The Amateur by this time was on his way back across the lake, Ehkolei striding tall and backlit by the light of these upstart gods. </w:t>
      </w:r>
      <w:r w:rsidR="00BF669C" w:rsidRPr="00082DC1">
        <w:rPr>
          <w:rFonts w:ascii="Times New Roman" w:hAnsi="Times New Roman" w:cs="Times New Roman"/>
        </w:rPr>
        <w:t>The lake was a mosaic of cracked ice.</w:t>
      </w:r>
    </w:p>
    <w:p w14:paraId="387656C2" w14:textId="4D2B7A4D"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They walked to the </w:t>
      </w:r>
      <w:r w:rsidR="00BF669C" w:rsidRPr="00082DC1">
        <w:rPr>
          <w:rFonts w:ascii="Times New Roman" w:hAnsi="Times New Roman" w:cs="Times New Roman"/>
        </w:rPr>
        <w:t>bank</w:t>
      </w:r>
      <w:r w:rsidRPr="00082DC1">
        <w:rPr>
          <w:rFonts w:ascii="Times New Roman" w:hAnsi="Times New Roman" w:cs="Times New Roman"/>
        </w:rPr>
        <w:t xml:space="preserve"> in silence, the Amateur feeling the beginnings of a great lassitude. The night had been an age unto itself</w:t>
      </w:r>
      <w:r w:rsidR="00BF669C" w:rsidRPr="00082DC1">
        <w:rPr>
          <w:rFonts w:ascii="Times New Roman" w:hAnsi="Times New Roman" w:cs="Times New Roman"/>
        </w:rPr>
        <w:t>.</w:t>
      </w:r>
      <w:r w:rsidRPr="00082DC1">
        <w:rPr>
          <w:rFonts w:ascii="Times New Roman" w:hAnsi="Times New Roman" w:cs="Times New Roman"/>
        </w:rPr>
        <w:t xml:space="preserve"> "I feel I as if I have transgressed. I should not have been here." The tribesman chuckled at his sombre and apologetic tone.</w:t>
      </w:r>
    </w:p>
    <w:p w14:paraId="2EEB2D04"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"Your witnessing makes no difference friend. It has happened, nothing your Empress will do can change that."  </w:t>
      </w:r>
    </w:p>
    <w:p w14:paraId="0F2AB272"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"Then why hide?"</w:t>
      </w:r>
    </w:p>
    <w:p w14:paraId="740C7788"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"Who says we hide?" </w:t>
      </w:r>
    </w:p>
    <w:p w14:paraId="1D529E7C" w14:textId="2D6EED9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"What is it if not hiding. You could have just as easily held the invocation within the cities of the </w:t>
      </w:r>
      <w:r w:rsidR="00333515" w:rsidRPr="00082DC1">
        <w:rPr>
          <w:rFonts w:ascii="Times New Roman" w:hAnsi="Times New Roman" w:cs="Times New Roman"/>
        </w:rPr>
        <w:t>Empire</w:t>
      </w:r>
      <w:r w:rsidRPr="00082DC1">
        <w:rPr>
          <w:rFonts w:ascii="Times New Roman" w:hAnsi="Times New Roman" w:cs="Times New Roman"/>
        </w:rPr>
        <w:t>, if all it takes is laying a floor!"</w:t>
      </w:r>
    </w:p>
    <w:p w14:paraId="0596BB1D"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"Is that all you think that was? A mere laying of the floor."</w:t>
      </w:r>
    </w:p>
    <w:p w14:paraId="029506A1"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"Explain it to me then Ehkolei, where have I lost my way?"</w:t>
      </w:r>
    </w:p>
    <w:p w14:paraId="2A2BFFB8" w14:textId="78295529"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lastRenderedPageBreak/>
        <w:t xml:space="preserve">"She would not have come if we did not want her there. To manifest on this plane without a proper path would have led to destruction, the very land </w:t>
      </w:r>
      <w:r w:rsidR="002E5AD8" w:rsidRPr="00082DC1">
        <w:rPr>
          <w:rFonts w:ascii="Times New Roman" w:hAnsi="Times New Roman" w:cs="Times New Roman"/>
        </w:rPr>
        <w:t>becomes</w:t>
      </w:r>
      <w:r w:rsidRPr="00082DC1">
        <w:rPr>
          <w:rFonts w:ascii="Times New Roman" w:hAnsi="Times New Roman" w:cs="Times New Roman"/>
        </w:rPr>
        <w:t xml:space="preserve"> </w:t>
      </w:r>
      <w:r w:rsidR="002E5AD8" w:rsidRPr="00082DC1">
        <w:rPr>
          <w:rFonts w:ascii="Times New Roman" w:hAnsi="Times New Roman" w:cs="Times New Roman"/>
        </w:rPr>
        <w:t>unbound</w:t>
      </w:r>
      <w:r w:rsidRPr="00082DC1">
        <w:rPr>
          <w:rFonts w:ascii="Times New Roman" w:hAnsi="Times New Roman" w:cs="Times New Roman"/>
        </w:rPr>
        <w:t xml:space="preserve"> from the laws </w:t>
      </w:r>
      <w:r w:rsidR="002E5AD8" w:rsidRPr="00082DC1">
        <w:rPr>
          <w:rFonts w:ascii="Times New Roman" w:hAnsi="Times New Roman" w:cs="Times New Roman"/>
        </w:rPr>
        <w:t>governing</w:t>
      </w:r>
      <w:r w:rsidRPr="00082DC1">
        <w:rPr>
          <w:rFonts w:ascii="Times New Roman" w:hAnsi="Times New Roman" w:cs="Times New Roman"/>
        </w:rPr>
        <w:t xml:space="preserve"> </w:t>
      </w:r>
      <w:r w:rsidR="003D22C9" w:rsidRPr="00082DC1">
        <w:rPr>
          <w:rFonts w:ascii="Times New Roman" w:hAnsi="Times New Roman" w:cs="Times New Roman"/>
        </w:rPr>
        <w:t>this material plane</w:t>
      </w:r>
      <w:r w:rsidRPr="00082DC1">
        <w:rPr>
          <w:rFonts w:ascii="Times New Roman" w:hAnsi="Times New Roman" w:cs="Times New Roman"/>
        </w:rPr>
        <w:t>. It is not just about laying a floor. Be glad</w:t>
      </w:r>
      <w:r w:rsidR="00976C0B" w:rsidRPr="00082DC1">
        <w:rPr>
          <w:rFonts w:ascii="Times New Roman" w:hAnsi="Times New Roman" w:cs="Times New Roman"/>
        </w:rPr>
        <w:t xml:space="preserve"> that</w:t>
      </w:r>
      <w:r w:rsidRPr="00082DC1">
        <w:rPr>
          <w:rFonts w:ascii="Times New Roman" w:hAnsi="Times New Roman" w:cs="Times New Roman"/>
        </w:rPr>
        <w:t xml:space="preserve"> the gods do not offer you their blessing."</w:t>
      </w:r>
    </w:p>
    <w:p w14:paraId="74FDF648"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"I could do with a blessing right now. After what I achieved back there my head is ripe for a platter at the foot of the Empress' throne."</w:t>
      </w:r>
    </w:p>
    <w:p w14:paraId="4DDE2117"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"You jest, but do not understand the burden of a communion with higher powers. Alas, you are lucky enough that your culture entertains no notions of such things."</w:t>
      </w:r>
    </w:p>
    <w:p w14:paraId="5DA84FC9"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"Where will I go? All through this night I have half entertained the notion to become a renegade and join your tribe. These feelings were barred always by shame. I do not want to run but I also do not want to die."</w:t>
      </w:r>
    </w:p>
    <w:p w14:paraId="1D09C975" w14:textId="77777777"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"Why are you so certain that you will die?"</w:t>
      </w:r>
    </w:p>
    <w:p w14:paraId="1B825583" w14:textId="6F2C7D52"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"This would be an insult to the Empress</w:t>
      </w:r>
      <w:ins w:id="109" w:author="Emily Barrett" w:date="2026-01-30T13:50:00Z" w16du:dateUtc="2026-01-30T13:50:00Z">
        <w:r w:rsidR="00551B55" w:rsidRPr="00082DC1">
          <w:rPr>
            <w:rFonts w:ascii="Times New Roman" w:hAnsi="Times New Roman" w:cs="Times New Roman"/>
          </w:rPr>
          <w:t>,</w:t>
        </w:r>
      </w:ins>
      <w:r w:rsidRPr="00082DC1">
        <w:rPr>
          <w:rFonts w:ascii="Times New Roman" w:hAnsi="Times New Roman" w:cs="Times New Roman"/>
        </w:rPr>
        <w:t>"</w:t>
      </w:r>
      <w:del w:id="110" w:author="Emily Barrett" w:date="2026-01-30T13:50:00Z" w16du:dateUtc="2026-01-30T13:50:00Z">
        <w:r w:rsidRPr="00082DC1" w:rsidDel="00551B55">
          <w:rPr>
            <w:rFonts w:ascii="Times New Roman" w:hAnsi="Times New Roman" w:cs="Times New Roman"/>
          </w:rPr>
          <w:delText>,</w:delText>
        </w:r>
      </w:del>
      <w:r w:rsidRPr="00082DC1">
        <w:rPr>
          <w:rFonts w:ascii="Times New Roman" w:hAnsi="Times New Roman" w:cs="Times New Roman"/>
        </w:rPr>
        <w:t xml:space="preserve"> he shook the folded canvas at the tribesman.</w:t>
      </w:r>
    </w:p>
    <w:p w14:paraId="72174B6B" w14:textId="7AB92671"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"Would that be so bad</w:t>
      </w:r>
      <w:ins w:id="111" w:author="Emily Barrett" w:date="2026-01-30T13:50:00Z" w16du:dateUtc="2026-01-30T13:50:00Z">
        <w:r w:rsidR="00551B55" w:rsidRPr="00082DC1">
          <w:rPr>
            <w:rFonts w:ascii="Times New Roman" w:hAnsi="Times New Roman" w:cs="Times New Roman"/>
          </w:rPr>
          <w:t>?</w:t>
        </w:r>
      </w:ins>
      <w:r w:rsidRPr="00082DC1">
        <w:rPr>
          <w:rFonts w:ascii="Times New Roman" w:hAnsi="Times New Roman" w:cs="Times New Roman"/>
        </w:rPr>
        <w:t>"</w:t>
      </w:r>
      <w:del w:id="112" w:author="Emily Barrett" w:date="2026-01-30T13:50:00Z" w16du:dateUtc="2026-01-30T13:50:00Z">
        <w:r w:rsidRPr="00082DC1" w:rsidDel="00551B55">
          <w:rPr>
            <w:rFonts w:ascii="Times New Roman" w:hAnsi="Times New Roman" w:cs="Times New Roman"/>
          </w:rPr>
          <w:delText>,</w:delText>
        </w:r>
      </w:del>
      <w:r w:rsidRPr="00082DC1">
        <w:rPr>
          <w:rFonts w:ascii="Times New Roman" w:hAnsi="Times New Roman" w:cs="Times New Roman"/>
        </w:rPr>
        <w:t xml:space="preserve"> </w:t>
      </w:r>
      <w:del w:id="113" w:author="Emily Barrett" w:date="2026-01-30T13:50:00Z" w16du:dateUtc="2026-01-30T13:50:00Z">
        <w:r w:rsidRPr="00082DC1" w:rsidDel="00551B55">
          <w:rPr>
            <w:rFonts w:ascii="Times New Roman" w:hAnsi="Times New Roman" w:cs="Times New Roman"/>
          </w:rPr>
          <w:delText>a</w:delText>
        </w:r>
      </w:del>
      <w:ins w:id="114" w:author="Emily Barrett" w:date="2026-01-30T13:50:00Z" w16du:dateUtc="2026-01-30T13:50:00Z">
        <w:r w:rsidR="00551B55" w:rsidRPr="00082DC1">
          <w:rPr>
            <w:rFonts w:ascii="Times New Roman" w:hAnsi="Times New Roman" w:cs="Times New Roman"/>
          </w:rPr>
          <w:t>A</w:t>
        </w:r>
      </w:ins>
      <w:r w:rsidRPr="00082DC1">
        <w:rPr>
          <w:rFonts w:ascii="Times New Roman" w:hAnsi="Times New Roman" w:cs="Times New Roman"/>
        </w:rPr>
        <w:t>gain the amused expression in the tribesman's eyes. The Amateur could not help himself but chuckle, the notion sitting more comfortably now than it would have yesterday.</w:t>
      </w:r>
    </w:p>
    <w:p w14:paraId="7D0B7022" w14:textId="024F30EA"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"I suppose not." An idea </w:t>
      </w:r>
      <w:r w:rsidR="003C7AC6" w:rsidRPr="00082DC1">
        <w:rPr>
          <w:rFonts w:ascii="Times New Roman" w:hAnsi="Times New Roman" w:cs="Times New Roman"/>
        </w:rPr>
        <w:t>bloomed</w:t>
      </w:r>
      <w:r w:rsidRPr="00082DC1">
        <w:rPr>
          <w:rFonts w:ascii="Times New Roman" w:hAnsi="Times New Roman" w:cs="Times New Roman"/>
        </w:rPr>
        <w:t xml:space="preserve"> in the Amateur's mind. "I think I will make for the sea. I have always wanted to travel on a ship. Maybe I will make for some other land." Despite the youthful enthusiasm in the Amateur's voice, the tribesman was unconvinced and he smiled sadly at the boy's musings.</w:t>
      </w:r>
    </w:p>
    <w:p w14:paraId="7B83959B" w14:textId="36C7B32A" w:rsidR="00551B55" w:rsidRPr="00082DC1" w:rsidRDefault="00A6389F" w:rsidP="00CC0FFF">
      <w:pPr>
        <w:spacing w:line="480" w:lineRule="auto"/>
        <w:rPr>
          <w:ins w:id="115" w:author="Emily Barrett" w:date="2026-01-30T13:50:00Z" w16du:dateUtc="2026-01-30T13:50:00Z"/>
          <w:rFonts w:ascii="Times New Roman" w:hAnsi="Times New Roman" w:cs="Times New Roman"/>
        </w:rPr>
      </w:pPr>
      <w:r w:rsidRPr="00082DC1">
        <w:rPr>
          <w:rFonts w:ascii="Times New Roman" w:hAnsi="Times New Roman" w:cs="Times New Roman"/>
        </w:rPr>
        <w:t xml:space="preserve">They had reached the edge of the forest, a blushing at the edge of the world casting a </w:t>
      </w:r>
      <w:r w:rsidR="003B0358" w:rsidRPr="00082DC1">
        <w:rPr>
          <w:rFonts w:ascii="Times New Roman" w:hAnsi="Times New Roman" w:cs="Times New Roman"/>
        </w:rPr>
        <w:t>peach-coloured</w:t>
      </w:r>
      <w:r w:rsidRPr="00082DC1">
        <w:rPr>
          <w:rFonts w:ascii="Times New Roman" w:hAnsi="Times New Roman" w:cs="Times New Roman"/>
        </w:rPr>
        <w:t xml:space="preserve"> light on the two. The Amateur gazed at the sky, and the dawning seemed to settle his </w:t>
      </w:r>
      <w:r w:rsidRPr="00082DC1">
        <w:rPr>
          <w:rFonts w:ascii="Times New Roman" w:hAnsi="Times New Roman" w:cs="Times New Roman"/>
        </w:rPr>
        <w:lastRenderedPageBreak/>
        <w:t xml:space="preserve">resolve. "I wish you well, despite everything" the tribesman said to him, clasping </w:t>
      </w:r>
      <w:r w:rsidR="003B0358" w:rsidRPr="00082DC1">
        <w:rPr>
          <w:rFonts w:ascii="Times New Roman" w:hAnsi="Times New Roman" w:cs="Times New Roman"/>
        </w:rPr>
        <w:t>the boy’s</w:t>
      </w:r>
      <w:r w:rsidRPr="00082DC1">
        <w:rPr>
          <w:rFonts w:ascii="Times New Roman" w:hAnsi="Times New Roman" w:cs="Times New Roman"/>
        </w:rPr>
        <w:t xml:space="preserve"> forearm. </w:t>
      </w:r>
    </w:p>
    <w:p w14:paraId="39B5A373" w14:textId="2199B525"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The Amateur </w:t>
      </w:r>
      <w:r w:rsidR="003B0358" w:rsidRPr="00082DC1">
        <w:rPr>
          <w:rFonts w:ascii="Times New Roman" w:hAnsi="Times New Roman" w:cs="Times New Roman"/>
        </w:rPr>
        <w:t>hugged him.</w:t>
      </w:r>
      <w:r w:rsidRPr="00082DC1">
        <w:rPr>
          <w:rFonts w:ascii="Times New Roman" w:hAnsi="Times New Roman" w:cs="Times New Roman"/>
        </w:rPr>
        <w:t xml:space="preserve"> "</w:t>
      </w:r>
      <w:r w:rsidR="003B0358" w:rsidRPr="00082DC1">
        <w:rPr>
          <w:rFonts w:ascii="Times New Roman" w:hAnsi="Times New Roman" w:cs="Times New Roman"/>
        </w:rPr>
        <w:t>M</w:t>
      </w:r>
      <w:r w:rsidRPr="00082DC1">
        <w:rPr>
          <w:rFonts w:ascii="Times New Roman" w:hAnsi="Times New Roman" w:cs="Times New Roman"/>
        </w:rPr>
        <w:t xml:space="preserve">y gratitude for the audience with the gods." They parted ways and the boy walked for some time, the forest growing smaller behind him. </w:t>
      </w:r>
      <w:r w:rsidR="00D97AD9" w:rsidRPr="00082DC1">
        <w:rPr>
          <w:rFonts w:ascii="Times New Roman" w:hAnsi="Times New Roman" w:cs="Times New Roman"/>
        </w:rPr>
        <w:t xml:space="preserve">His horse joining him. </w:t>
      </w:r>
      <w:r w:rsidRPr="00082DC1">
        <w:rPr>
          <w:rFonts w:ascii="Times New Roman" w:hAnsi="Times New Roman" w:cs="Times New Roman"/>
        </w:rPr>
        <w:t>Eventually</w:t>
      </w:r>
      <w:r w:rsidR="00D97AD9" w:rsidRPr="00082DC1">
        <w:rPr>
          <w:rFonts w:ascii="Times New Roman" w:hAnsi="Times New Roman" w:cs="Times New Roman"/>
        </w:rPr>
        <w:t xml:space="preserve"> they</w:t>
      </w:r>
      <w:r w:rsidRPr="00082DC1">
        <w:rPr>
          <w:rFonts w:ascii="Times New Roman" w:hAnsi="Times New Roman" w:cs="Times New Roman"/>
        </w:rPr>
        <w:t xml:space="preserve"> moved off the road and setting up camp, he fell into a dreamless blackness.</w:t>
      </w:r>
    </w:p>
    <w:p w14:paraId="67136B64" w14:textId="20C7010B" w:rsidR="00551B55" w:rsidRPr="00082DC1" w:rsidRDefault="00A6389F" w:rsidP="00CC0FFF">
      <w:pPr>
        <w:spacing w:line="480" w:lineRule="auto"/>
        <w:rPr>
          <w:ins w:id="116" w:author="Emily Barrett" w:date="2026-01-30T13:51:00Z" w16du:dateUtc="2026-01-30T13:51:00Z"/>
          <w:rFonts w:ascii="Times New Roman" w:hAnsi="Times New Roman" w:cs="Times New Roman"/>
        </w:rPr>
      </w:pPr>
      <w:r w:rsidRPr="00082DC1">
        <w:rPr>
          <w:rFonts w:ascii="Times New Roman" w:hAnsi="Times New Roman" w:cs="Times New Roman"/>
        </w:rPr>
        <w:t xml:space="preserve">A few days later, the city courier in Bryton set forth for </w:t>
      </w:r>
      <w:r w:rsidR="00B82C6A" w:rsidRPr="00082DC1">
        <w:rPr>
          <w:rFonts w:ascii="Times New Roman" w:hAnsi="Times New Roman" w:cs="Times New Roman"/>
        </w:rPr>
        <w:t>Zehnum</w:t>
      </w:r>
      <w:r w:rsidRPr="00082DC1">
        <w:rPr>
          <w:rFonts w:ascii="Times New Roman" w:hAnsi="Times New Roman" w:cs="Times New Roman"/>
        </w:rPr>
        <w:t xml:space="preserve"> with a canvas bundle for the Empress. No expense had been spared to ensure that it would reach her promptly. With it a letter. The courier was admitted to the general court assembly held</w:t>
      </w:r>
      <w:r w:rsidR="00B82C6A" w:rsidRPr="00082DC1">
        <w:rPr>
          <w:rFonts w:ascii="Times New Roman" w:hAnsi="Times New Roman" w:cs="Times New Roman"/>
        </w:rPr>
        <w:t xml:space="preserve"> a </w:t>
      </w:r>
      <w:r w:rsidRPr="00082DC1">
        <w:rPr>
          <w:rFonts w:ascii="Times New Roman" w:hAnsi="Times New Roman" w:cs="Times New Roman"/>
        </w:rPr>
        <w:t xml:space="preserve">full week to the day he had left from </w:t>
      </w:r>
      <w:r w:rsidR="00C23031" w:rsidRPr="00082DC1">
        <w:rPr>
          <w:rFonts w:ascii="Times New Roman" w:hAnsi="Times New Roman" w:cs="Times New Roman"/>
        </w:rPr>
        <w:t>Bryton</w:t>
      </w:r>
      <w:r w:rsidRPr="00082DC1">
        <w:rPr>
          <w:rFonts w:ascii="Times New Roman" w:hAnsi="Times New Roman" w:cs="Times New Roman"/>
        </w:rPr>
        <w:t xml:space="preserve">. Matters of conquest drifted through the air like munition smoke. Sulphurous. The court grew quiet as the courier approached the throne. </w:t>
      </w:r>
    </w:p>
    <w:p w14:paraId="71B1203E" w14:textId="7BDD1088"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"Your majesty, I have for you a rendering and a letter from an Amateur." Eyes lowered</w:t>
      </w:r>
      <w:r w:rsidR="00F354E4" w:rsidRPr="00082DC1">
        <w:rPr>
          <w:rFonts w:ascii="Times New Roman" w:hAnsi="Times New Roman" w:cs="Times New Roman"/>
        </w:rPr>
        <w:t>,</w:t>
      </w:r>
      <w:r w:rsidRPr="00082DC1">
        <w:rPr>
          <w:rFonts w:ascii="Times New Roman" w:hAnsi="Times New Roman" w:cs="Times New Roman"/>
        </w:rPr>
        <w:t xml:space="preserve"> he approached the Empress' closest council, who received the package, turning and walking deferentially towards Her Eminence, a bow accompan</w:t>
      </w:r>
      <w:r w:rsidR="00667CAB" w:rsidRPr="00082DC1">
        <w:rPr>
          <w:rFonts w:ascii="Times New Roman" w:hAnsi="Times New Roman" w:cs="Times New Roman"/>
        </w:rPr>
        <w:t>ying</w:t>
      </w:r>
      <w:r w:rsidRPr="00082DC1">
        <w:rPr>
          <w:rFonts w:ascii="Times New Roman" w:hAnsi="Times New Roman" w:cs="Times New Roman"/>
        </w:rPr>
        <w:t xml:space="preserve"> each step. He passed her the letter and opened the carefully folded canvas. There was a gentle cracking as the material settled into its </w:t>
      </w:r>
      <w:r w:rsidR="00A61E92" w:rsidRPr="00082DC1">
        <w:rPr>
          <w:rFonts w:ascii="Times New Roman" w:hAnsi="Times New Roman" w:cs="Times New Roman"/>
        </w:rPr>
        <w:t>original</w:t>
      </w:r>
      <w:r w:rsidRPr="00082DC1">
        <w:rPr>
          <w:rFonts w:ascii="Times New Roman" w:hAnsi="Times New Roman" w:cs="Times New Roman"/>
        </w:rPr>
        <w:t xml:space="preserve"> orientation, creases falling into place. The Empress, gazing upon the rendering, read aloud from the letter. For those seated close enough her eyes betrayed the rage which her voice did not.   </w:t>
      </w:r>
    </w:p>
    <w:p w14:paraId="25D3A2A7" w14:textId="3733AB80"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"Your majesty, please accept this final commission from your humble servant, a nameless Amateur. I was tasked with this diplomatic mission to seek out the Children of the Gold Moon, and I discharged this duty to the best of my ability. There are things that I have seen that I cannot speak of within the confines of our Empire for fear of committing the highest treason, </w:t>
      </w:r>
      <w:r w:rsidR="00EA326D" w:rsidRPr="00082DC1">
        <w:rPr>
          <w:rFonts w:ascii="Times New Roman" w:hAnsi="Times New Roman" w:cs="Times New Roman"/>
        </w:rPr>
        <w:t>namely,</w:t>
      </w:r>
      <w:r w:rsidRPr="00082DC1">
        <w:rPr>
          <w:rFonts w:ascii="Times New Roman" w:hAnsi="Times New Roman" w:cs="Times New Roman"/>
        </w:rPr>
        <w:t xml:space="preserve"> to abandon the rational gaze. To give into myth and superstition. </w:t>
      </w:r>
      <w:r w:rsidR="00EA326D" w:rsidRPr="00082DC1">
        <w:rPr>
          <w:rFonts w:ascii="Times New Roman" w:hAnsi="Times New Roman" w:cs="Times New Roman"/>
        </w:rPr>
        <w:t>So,</w:t>
      </w:r>
      <w:r w:rsidRPr="00082DC1">
        <w:rPr>
          <w:rFonts w:ascii="Times New Roman" w:hAnsi="Times New Roman" w:cs="Times New Roman"/>
        </w:rPr>
        <w:t xml:space="preserve"> I offer </w:t>
      </w:r>
      <w:r w:rsidRPr="00082DC1">
        <w:rPr>
          <w:rFonts w:ascii="Times New Roman" w:hAnsi="Times New Roman" w:cs="Times New Roman"/>
        </w:rPr>
        <w:lastRenderedPageBreak/>
        <w:t>you this rendering</w:t>
      </w:r>
      <w:r w:rsidR="00EA326D" w:rsidRPr="00082DC1">
        <w:rPr>
          <w:rFonts w:ascii="Times New Roman" w:hAnsi="Times New Roman" w:cs="Times New Roman"/>
        </w:rPr>
        <w:t xml:space="preserve"> </w:t>
      </w:r>
      <w:r w:rsidRPr="00082DC1">
        <w:rPr>
          <w:rFonts w:ascii="Times New Roman" w:hAnsi="Times New Roman" w:cs="Times New Roman"/>
        </w:rPr>
        <w:t>with the promise that you will never see me again. I would not insult you so. I call it</w:t>
      </w:r>
      <w:r w:rsidR="001273F1" w:rsidRPr="00082DC1">
        <w:rPr>
          <w:rFonts w:ascii="Times New Roman" w:hAnsi="Times New Roman" w:cs="Times New Roman"/>
        </w:rPr>
        <w:t xml:space="preserve">: </w:t>
      </w:r>
      <w:r w:rsidRPr="00082DC1">
        <w:rPr>
          <w:rFonts w:ascii="Times New Roman" w:hAnsi="Times New Roman" w:cs="Times New Roman"/>
        </w:rPr>
        <w:t>'Lay of the Ten Dance'</w:t>
      </w:r>
      <w:r w:rsidR="00EA326D" w:rsidRPr="00082DC1">
        <w:rPr>
          <w:rFonts w:ascii="Times New Roman" w:hAnsi="Times New Roman" w:cs="Times New Roman"/>
        </w:rPr>
        <w:t>.</w:t>
      </w:r>
      <w:r w:rsidRPr="00082DC1">
        <w:rPr>
          <w:rFonts w:ascii="Times New Roman" w:hAnsi="Times New Roman" w:cs="Times New Roman"/>
        </w:rPr>
        <w:t>"</w:t>
      </w:r>
    </w:p>
    <w:p w14:paraId="4313A6CD" w14:textId="77F412DF" w:rsidR="00A6389F" w:rsidRPr="00082DC1" w:rsidRDefault="00A6389F" w:rsidP="00CC0FFF">
      <w:pPr>
        <w:spacing w:line="480" w:lineRule="auto"/>
        <w:rPr>
          <w:rFonts w:ascii="Times New Roman" w:hAnsi="Times New Roman" w:cs="Times New Roman"/>
        </w:rPr>
      </w:pPr>
      <w:r w:rsidRPr="00082DC1">
        <w:rPr>
          <w:rFonts w:ascii="Times New Roman" w:hAnsi="Times New Roman" w:cs="Times New Roman"/>
        </w:rPr>
        <w:t xml:space="preserve">A silence as if from the grave, settled on the court. When it had reached a suffocating </w:t>
      </w:r>
      <w:r w:rsidR="000A21D8" w:rsidRPr="00082DC1">
        <w:rPr>
          <w:rFonts w:ascii="Times New Roman" w:hAnsi="Times New Roman" w:cs="Times New Roman"/>
        </w:rPr>
        <w:t>length</w:t>
      </w:r>
      <w:r w:rsidRPr="00082DC1">
        <w:rPr>
          <w:rFonts w:ascii="Times New Roman" w:hAnsi="Times New Roman" w:cs="Times New Roman"/>
        </w:rPr>
        <w:t xml:space="preserve"> the silence was broken by the iron tenor of her whisper. "Burn it." She cast the rendering from her. Servants poured forth from hidden recesses of the throne room, </w:t>
      </w:r>
      <w:r w:rsidR="000A21D8" w:rsidRPr="00082DC1">
        <w:rPr>
          <w:rFonts w:ascii="Times New Roman" w:hAnsi="Times New Roman" w:cs="Times New Roman"/>
        </w:rPr>
        <w:t>carrying torches to set</w:t>
      </w:r>
      <w:r w:rsidRPr="00082DC1">
        <w:rPr>
          <w:rFonts w:ascii="Times New Roman" w:hAnsi="Times New Roman" w:cs="Times New Roman"/>
        </w:rPr>
        <w:t xml:space="preserve"> it ablaze. She did not stay to watch, the </w:t>
      </w:r>
      <w:r w:rsidR="00410B74" w:rsidRPr="00082DC1">
        <w:rPr>
          <w:rFonts w:ascii="Times New Roman" w:hAnsi="Times New Roman" w:cs="Times New Roman"/>
        </w:rPr>
        <w:t>immolation</w:t>
      </w:r>
      <w:r w:rsidRPr="00082DC1">
        <w:rPr>
          <w:rFonts w:ascii="Times New Roman" w:hAnsi="Times New Roman" w:cs="Times New Roman"/>
        </w:rPr>
        <w:t xml:space="preserve"> having the audience only of her courtiers. Had she stayed, she would have seen a dream writ in ash and ember, of a moonless night, where a god died and two more were born.</w:t>
      </w:r>
    </w:p>
    <w:p w14:paraId="1B5A7596" w14:textId="77777777" w:rsidR="00A457D2" w:rsidRPr="00082DC1" w:rsidRDefault="00A457D2" w:rsidP="00CC0FFF">
      <w:pPr>
        <w:spacing w:line="480" w:lineRule="auto"/>
        <w:rPr>
          <w:rFonts w:ascii="Times New Roman" w:hAnsi="Times New Roman" w:cs="Times New Roman"/>
        </w:rPr>
      </w:pPr>
    </w:p>
    <w:sectPr w:rsidR="00A457D2" w:rsidRPr="00082DC1" w:rsidSect="009C633C">
      <w:headerReference w:type="default" r:id="rId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Emily Barrett" w:date="2026-01-30T12:11:00Z" w:initials="EB">
    <w:p w14:paraId="6E297DA5" w14:textId="77777777" w:rsidR="00386C03" w:rsidRDefault="00386C03" w:rsidP="00386C03">
      <w:pPr>
        <w:pStyle w:val="CommentText"/>
      </w:pPr>
      <w:r>
        <w:rPr>
          <w:rStyle w:val="CommentReference"/>
        </w:rPr>
        <w:annotationRef/>
      </w:r>
      <w:r>
        <w:t>I just broke up these paragraphs because I personally find it confusing when multiple people speak in the same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297D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A1C4EC" w16cex:dateUtc="2026-01-30T1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297DA5" w16cid:durableId="38A1C4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CA840" w14:textId="77777777" w:rsidR="000473E4" w:rsidRDefault="000473E4" w:rsidP="000473E4">
      <w:pPr>
        <w:spacing w:after="0" w:line="240" w:lineRule="auto"/>
      </w:pPr>
      <w:r>
        <w:separator/>
      </w:r>
    </w:p>
  </w:endnote>
  <w:endnote w:type="continuationSeparator" w:id="0">
    <w:p w14:paraId="2458C245" w14:textId="77777777" w:rsidR="000473E4" w:rsidRDefault="000473E4" w:rsidP="00047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2606" w14:textId="77777777" w:rsidR="000473E4" w:rsidRDefault="000473E4" w:rsidP="000473E4">
      <w:pPr>
        <w:spacing w:after="0" w:line="240" w:lineRule="auto"/>
      </w:pPr>
      <w:r>
        <w:separator/>
      </w:r>
    </w:p>
  </w:footnote>
  <w:footnote w:type="continuationSeparator" w:id="0">
    <w:p w14:paraId="55EDF917" w14:textId="77777777" w:rsidR="000473E4" w:rsidRDefault="000473E4" w:rsidP="00047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CFE2" w14:textId="43CAD867" w:rsidR="000473E4" w:rsidRDefault="00082DC1">
    <w:pPr>
      <w:pStyle w:val="Header"/>
    </w:pPr>
    <w:r>
      <w:t>Vishal Joshi</w:t>
    </w:r>
    <w:r w:rsidR="000C4BC0">
      <w:t xml:space="preserve"> - </w:t>
    </w:r>
    <w:r w:rsidR="000C4BC0" w:rsidRPr="000C4BC0">
      <w:t>KJ9BP4AT</w:t>
    </w:r>
    <w:r w:rsidR="000473E4">
      <w:ptab w:relativeTo="margin" w:alignment="center" w:leader="none"/>
    </w:r>
    <w:r>
      <w:t>Lay of the Ten Dance</w:t>
    </w:r>
    <w:r w:rsidR="000473E4">
      <w:ptab w:relativeTo="margin" w:alignment="right" w:leader="none"/>
    </w:r>
    <w:r>
      <w:t>vishaljoshi24@yahoo.com</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Barrett">
    <w15:presenceInfo w15:providerId="AD" w15:userId="S::emily.barrett-2@postgrad.manchester.ac.uk::73a90c5c-d326-49ec-ba56-18ddafb83f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9F"/>
    <w:rsid w:val="000131CA"/>
    <w:rsid w:val="00014059"/>
    <w:rsid w:val="000205C7"/>
    <w:rsid w:val="000211D9"/>
    <w:rsid w:val="0002192F"/>
    <w:rsid w:val="0002398D"/>
    <w:rsid w:val="00024B6A"/>
    <w:rsid w:val="00024E19"/>
    <w:rsid w:val="000317FB"/>
    <w:rsid w:val="000343F3"/>
    <w:rsid w:val="00034B9A"/>
    <w:rsid w:val="000473E4"/>
    <w:rsid w:val="000536B9"/>
    <w:rsid w:val="00055014"/>
    <w:rsid w:val="00055FD2"/>
    <w:rsid w:val="0006387D"/>
    <w:rsid w:val="00065E8F"/>
    <w:rsid w:val="00075637"/>
    <w:rsid w:val="00076209"/>
    <w:rsid w:val="0007642A"/>
    <w:rsid w:val="00077297"/>
    <w:rsid w:val="00082DC1"/>
    <w:rsid w:val="000873C1"/>
    <w:rsid w:val="000A091A"/>
    <w:rsid w:val="000A0E64"/>
    <w:rsid w:val="000A1581"/>
    <w:rsid w:val="000A21D8"/>
    <w:rsid w:val="000A70F7"/>
    <w:rsid w:val="000B6F41"/>
    <w:rsid w:val="000C062A"/>
    <w:rsid w:val="000C3BEA"/>
    <w:rsid w:val="000C4BC0"/>
    <w:rsid w:val="000C6124"/>
    <w:rsid w:val="000D229D"/>
    <w:rsid w:val="000D2EBA"/>
    <w:rsid w:val="000D439A"/>
    <w:rsid w:val="000D5360"/>
    <w:rsid w:val="000E1AF7"/>
    <w:rsid w:val="000E1C4B"/>
    <w:rsid w:val="000E45EF"/>
    <w:rsid w:val="000E4643"/>
    <w:rsid w:val="000F015D"/>
    <w:rsid w:val="000F6C5E"/>
    <w:rsid w:val="00101091"/>
    <w:rsid w:val="0011011B"/>
    <w:rsid w:val="0011116A"/>
    <w:rsid w:val="00116956"/>
    <w:rsid w:val="001273F1"/>
    <w:rsid w:val="00131F2A"/>
    <w:rsid w:val="001344DA"/>
    <w:rsid w:val="00150FFC"/>
    <w:rsid w:val="001652CE"/>
    <w:rsid w:val="00167EBB"/>
    <w:rsid w:val="00171504"/>
    <w:rsid w:val="001833B0"/>
    <w:rsid w:val="0019135D"/>
    <w:rsid w:val="00194835"/>
    <w:rsid w:val="001A29EE"/>
    <w:rsid w:val="001A4436"/>
    <w:rsid w:val="001B192B"/>
    <w:rsid w:val="001C51FF"/>
    <w:rsid w:val="001C7099"/>
    <w:rsid w:val="001D4C06"/>
    <w:rsid w:val="001D7EBD"/>
    <w:rsid w:val="001E003E"/>
    <w:rsid w:val="001E11D2"/>
    <w:rsid w:val="001E330A"/>
    <w:rsid w:val="001F6467"/>
    <w:rsid w:val="00201C84"/>
    <w:rsid w:val="00203639"/>
    <w:rsid w:val="00203E7B"/>
    <w:rsid w:val="00205030"/>
    <w:rsid w:val="002065A9"/>
    <w:rsid w:val="0021639B"/>
    <w:rsid w:val="00241959"/>
    <w:rsid w:val="00242D27"/>
    <w:rsid w:val="00246818"/>
    <w:rsid w:val="00247620"/>
    <w:rsid w:val="00281F41"/>
    <w:rsid w:val="002862A5"/>
    <w:rsid w:val="00291E31"/>
    <w:rsid w:val="002A01F2"/>
    <w:rsid w:val="002B7E25"/>
    <w:rsid w:val="002D303B"/>
    <w:rsid w:val="002D770B"/>
    <w:rsid w:val="002E40EE"/>
    <w:rsid w:val="002E5383"/>
    <w:rsid w:val="002E5AD8"/>
    <w:rsid w:val="002E5EB8"/>
    <w:rsid w:val="002F4448"/>
    <w:rsid w:val="002F491C"/>
    <w:rsid w:val="002F4F54"/>
    <w:rsid w:val="00303983"/>
    <w:rsid w:val="00311CB8"/>
    <w:rsid w:val="00314075"/>
    <w:rsid w:val="0031532B"/>
    <w:rsid w:val="00323946"/>
    <w:rsid w:val="0033001A"/>
    <w:rsid w:val="003305FF"/>
    <w:rsid w:val="0033091C"/>
    <w:rsid w:val="00333515"/>
    <w:rsid w:val="00345782"/>
    <w:rsid w:val="003471F7"/>
    <w:rsid w:val="00351988"/>
    <w:rsid w:val="00371F65"/>
    <w:rsid w:val="00386C03"/>
    <w:rsid w:val="003A0490"/>
    <w:rsid w:val="003A26A4"/>
    <w:rsid w:val="003B0358"/>
    <w:rsid w:val="003B3D10"/>
    <w:rsid w:val="003B4388"/>
    <w:rsid w:val="003C0D4C"/>
    <w:rsid w:val="003C216E"/>
    <w:rsid w:val="003C5999"/>
    <w:rsid w:val="003C7AC6"/>
    <w:rsid w:val="003C7DA0"/>
    <w:rsid w:val="003D0F3C"/>
    <w:rsid w:val="003D2066"/>
    <w:rsid w:val="003D22C9"/>
    <w:rsid w:val="003D24BF"/>
    <w:rsid w:val="003D462E"/>
    <w:rsid w:val="003D4B3A"/>
    <w:rsid w:val="003D7C37"/>
    <w:rsid w:val="003E1A9A"/>
    <w:rsid w:val="003E1C96"/>
    <w:rsid w:val="003E2A1B"/>
    <w:rsid w:val="003E3C41"/>
    <w:rsid w:val="003F4C96"/>
    <w:rsid w:val="003F58B0"/>
    <w:rsid w:val="003F796C"/>
    <w:rsid w:val="00401E47"/>
    <w:rsid w:val="00403AF4"/>
    <w:rsid w:val="00405B2A"/>
    <w:rsid w:val="00410B74"/>
    <w:rsid w:val="00416A32"/>
    <w:rsid w:val="00424B07"/>
    <w:rsid w:val="00431DE2"/>
    <w:rsid w:val="00432733"/>
    <w:rsid w:val="00442BCE"/>
    <w:rsid w:val="00445B27"/>
    <w:rsid w:val="00453790"/>
    <w:rsid w:val="0047158B"/>
    <w:rsid w:val="00486D8F"/>
    <w:rsid w:val="00490ED8"/>
    <w:rsid w:val="00493371"/>
    <w:rsid w:val="00493C4F"/>
    <w:rsid w:val="00496081"/>
    <w:rsid w:val="004A6D06"/>
    <w:rsid w:val="004B187B"/>
    <w:rsid w:val="004B4441"/>
    <w:rsid w:val="004C2384"/>
    <w:rsid w:val="004C667B"/>
    <w:rsid w:val="004C7DE7"/>
    <w:rsid w:val="004D1547"/>
    <w:rsid w:val="004D175B"/>
    <w:rsid w:val="004E32A9"/>
    <w:rsid w:val="004E7F1E"/>
    <w:rsid w:val="00511648"/>
    <w:rsid w:val="005202A6"/>
    <w:rsid w:val="00523620"/>
    <w:rsid w:val="00523AF0"/>
    <w:rsid w:val="00523E27"/>
    <w:rsid w:val="00530188"/>
    <w:rsid w:val="00532EF9"/>
    <w:rsid w:val="00551B55"/>
    <w:rsid w:val="00563C64"/>
    <w:rsid w:val="00563D9B"/>
    <w:rsid w:val="0057325A"/>
    <w:rsid w:val="0057331E"/>
    <w:rsid w:val="0057335E"/>
    <w:rsid w:val="00580C7C"/>
    <w:rsid w:val="0058185F"/>
    <w:rsid w:val="00581886"/>
    <w:rsid w:val="00586D4E"/>
    <w:rsid w:val="005872F7"/>
    <w:rsid w:val="00587E79"/>
    <w:rsid w:val="005946D1"/>
    <w:rsid w:val="00594ED8"/>
    <w:rsid w:val="005A1419"/>
    <w:rsid w:val="005A2269"/>
    <w:rsid w:val="005B12AA"/>
    <w:rsid w:val="005B4283"/>
    <w:rsid w:val="005B5AF8"/>
    <w:rsid w:val="005B5EF3"/>
    <w:rsid w:val="005B6A8C"/>
    <w:rsid w:val="005B7601"/>
    <w:rsid w:val="005C042A"/>
    <w:rsid w:val="005C2FFB"/>
    <w:rsid w:val="005C30E7"/>
    <w:rsid w:val="005C32BB"/>
    <w:rsid w:val="005C5D71"/>
    <w:rsid w:val="005E3E96"/>
    <w:rsid w:val="005F0071"/>
    <w:rsid w:val="005F0860"/>
    <w:rsid w:val="005F23A6"/>
    <w:rsid w:val="005F4ED9"/>
    <w:rsid w:val="00607C0F"/>
    <w:rsid w:val="006112D2"/>
    <w:rsid w:val="006143CD"/>
    <w:rsid w:val="00616E23"/>
    <w:rsid w:val="00626102"/>
    <w:rsid w:val="00627B58"/>
    <w:rsid w:val="00633968"/>
    <w:rsid w:val="00633BBA"/>
    <w:rsid w:val="00633FE9"/>
    <w:rsid w:val="006423B6"/>
    <w:rsid w:val="00654571"/>
    <w:rsid w:val="0065730A"/>
    <w:rsid w:val="0065778B"/>
    <w:rsid w:val="00661383"/>
    <w:rsid w:val="00661682"/>
    <w:rsid w:val="0066277D"/>
    <w:rsid w:val="00667B3D"/>
    <w:rsid w:val="00667CAB"/>
    <w:rsid w:val="00670909"/>
    <w:rsid w:val="00675F18"/>
    <w:rsid w:val="0068045E"/>
    <w:rsid w:val="006808BD"/>
    <w:rsid w:val="006811F2"/>
    <w:rsid w:val="00694926"/>
    <w:rsid w:val="00694C45"/>
    <w:rsid w:val="006A1847"/>
    <w:rsid w:val="006A6A4D"/>
    <w:rsid w:val="006B0EAA"/>
    <w:rsid w:val="006B10BD"/>
    <w:rsid w:val="006C7ACD"/>
    <w:rsid w:val="006D2795"/>
    <w:rsid w:val="006D2CBB"/>
    <w:rsid w:val="006D5C22"/>
    <w:rsid w:val="006E283F"/>
    <w:rsid w:val="006E5B17"/>
    <w:rsid w:val="006E67A7"/>
    <w:rsid w:val="006F00BE"/>
    <w:rsid w:val="006F30C3"/>
    <w:rsid w:val="007028AA"/>
    <w:rsid w:val="00705677"/>
    <w:rsid w:val="00710EF6"/>
    <w:rsid w:val="00710FBD"/>
    <w:rsid w:val="00717D40"/>
    <w:rsid w:val="00722490"/>
    <w:rsid w:val="007273CD"/>
    <w:rsid w:val="0073688C"/>
    <w:rsid w:val="00742233"/>
    <w:rsid w:val="00752DDF"/>
    <w:rsid w:val="00753C77"/>
    <w:rsid w:val="00754AD1"/>
    <w:rsid w:val="0076141A"/>
    <w:rsid w:val="00761CA3"/>
    <w:rsid w:val="00763EB6"/>
    <w:rsid w:val="00771BAC"/>
    <w:rsid w:val="00773143"/>
    <w:rsid w:val="007735DC"/>
    <w:rsid w:val="0077634A"/>
    <w:rsid w:val="00777E72"/>
    <w:rsid w:val="007804BC"/>
    <w:rsid w:val="00780656"/>
    <w:rsid w:val="0078161C"/>
    <w:rsid w:val="00783C86"/>
    <w:rsid w:val="00784EDE"/>
    <w:rsid w:val="00786CCB"/>
    <w:rsid w:val="00796AF3"/>
    <w:rsid w:val="007A19B9"/>
    <w:rsid w:val="007A4926"/>
    <w:rsid w:val="007B30B6"/>
    <w:rsid w:val="007B5EEB"/>
    <w:rsid w:val="007B7BEF"/>
    <w:rsid w:val="007C6A5E"/>
    <w:rsid w:val="007D0859"/>
    <w:rsid w:val="007D7C4E"/>
    <w:rsid w:val="007E622B"/>
    <w:rsid w:val="007E653B"/>
    <w:rsid w:val="007E7B18"/>
    <w:rsid w:val="007E7C7D"/>
    <w:rsid w:val="007F13F5"/>
    <w:rsid w:val="007F7985"/>
    <w:rsid w:val="00804A6B"/>
    <w:rsid w:val="00806C57"/>
    <w:rsid w:val="00807FE4"/>
    <w:rsid w:val="008107C6"/>
    <w:rsid w:val="00822375"/>
    <w:rsid w:val="00823EF9"/>
    <w:rsid w:val="00825B28"/>
    <w:rsid w:val="008300B4"/>
    <w:rsid w:val="00835955"/>
    <w:rsid w:val="0083743E"/>
    <w:rsid w:val="00865540"/>
    <w:rsid w:val="008739C8"/>
    <w:rsid w:val="00873B5F"/>
    <w:rsid w:val="008872D3"/>
    <w:rsid w:val="008920A3"/>
    <w:rsid w:val="008A2C92"/>
    <w:rsid w:val="008A3871"/>
    <w:rsid w:val="008A3A6D"/>
    <w:rsid w:val="008A4557"/>
    <w:rsid w:val="008A53DE"/>
    <w:rsid w:val="008B5BA8"/>
    <w:rsid w:val="008B5EDB"/>
    <w:rsid w:val="008C00D7"/>
    <w:rsid w:val="008C55AA"/>
    <w:rsid w:val="008C63F0"/>
    <w:rsid w:val="008D276C"/>
    <w:rsid w:val="008D3148"/>
    <w:rsid w:val="008D3CD3"/>
    <w:rsid w:val="008E1F04"/>
    <w:rsid w:val="008E5F99"/>
    <w:rsid w:val="008F2F72"/>
    <w:rsid w:val="008F37D3"/>
    <w:rsid w:val="008F52BB"/>
    <w:rsid w:val="008F671D"/>
    <w:rsid w:val="009015EE"/>
    <w:rsid w:val="00902143"/>
    <w:rsid w:val="00904E68"/>
    <w:rsid w:val="00923652"/>
    <w:rsid w:val="00932E88"/>
    <w:rsid w:val="00936E4D"/>
    <w:rsid w:val="009445D1"/>
    <w:rsid w:val="009458EE"/>
    <w:rsid w:val="009554F9"/>
    <w:rsid w:val="009608B7"/>
    <w:rsid w:val="00962CA8"/>
    <w:rsid w:val="00966A66"/>
    <w:rsid w:val="0096736D"/>
    <w:rsid w:val="00972333"/>
    <w:rsid w:val="0097278C"/>
    <w:rsid w:val="00972B50"/>
    <w:rsid w:val="009732BF"/>
    <w:rsid w:val="0097626E"/>
    <w:rsid w:val="00976C0B"/>
    <w:rsid w:val="00981296"/>
    <w:rsid w:val="00993BEE"/>
    <w:rsid w:val="00993C25"/>
    <w:rsid w:val="00994405"/>
    <w:rsid w:val="009A0807"/>
    <w:rsid w:val="009A1413"/>
    <w:rsid w:val="009A3637"/>
    <w:rsid w:val="009B1437"/>
    <w:rsid w:val="009B50A3"/>
    <w:rsid w:val="009C5999"/>
    <w:rsid w:val="009C60EF"/>
    <w:rsid w:val="009C633C"/>
    <w:rsid w:val="009D2DAB"/>
    <w:rsid w:val="009D6E32"/>
    <w:rsid w:val="009D7097"/>
    <w:rsid w:val="009E7592"/>
    <w:rsid w:val="009F172E"/>
    <w:rsid w:val="009F76F0"/>
    <w:rsid w:val="00A00B5A"/>
    <w:rsid w:val="00A0133F"/>
    <w:rsid w:val="00A147EA"/>
    <w:rsid w:val="00A22313"/>
    <w:rsid w:val="00A22FAE"/>
    <w:rsid w:val="00A26143"/>
    <w:rsid w:val="00A26DF1"/>
    <w:rsid w:val="00A300D6"/>
    <w:rsid w:val="00A34144"/>
    <w:rsid w:val="00A35668"/>
    <w:rsid w:val="00A41456"/>
    <w:rsid w:val="00A457D2"/>
    <w:rsid w:val="00A45CB2"/>
    <w:rsid w:val="00A526B0"/>
    <w:rsid w:val="00A54F5B"/>
    <w:rsid w:val="00A56E14"/>
    <w:rsid w:val="00A61E92"/>
    <w:rsid w:val="00A62ED9"/>
    <w:rsid w:val="00A6389F"/>
    <w:rsid w:val="00A70889"/>
    <w:rsid w:val="00A72C3F"/>
    <w:rsid w:val="00A8173C"/>
    <w:rsid w:val="00A826BF"/>
    <w:rsid w:val="00A87838"/>
    <w:rsid w:val="00A90DCC"/>
    <w:rsid w:val="00AA292D"/>
    <w:rsid w:val="00AA64F6"/>
    <w:rsid w:val="00AB4522"/>
    <w:rsid w:val="00AB5DBC"/>
    <w:rsid w:val="00AB6C65"/>
    <w:rsid w:val="00AC5CF3"/>
    <w:rsid w:val="00AD23F9"/>
    <w:rsid w:val="00AD5D4C"/>
    <w:rsid w:val="00AE26E3"/>
    <w:rsid w:val="00AE5699"/>
    <w:rsid w:val="00AE5FAB"/>
    <w:rsid w:val="00B03206"/>
    <w:rsid w:val="00B151ED"/>
    <w:rsid w:val="00B248BA"/>
    <w:rsid w:val="00B25837"/>
    <w:rsid w:val="00B26C95"/>
    <w:rsid w:val="00B316B9"/>
    <w:rsid w:val="00B31A8E"/>
    <w:rsid w:val="00B344C8"/>
    <w:rsid w:val="00B43DD4"/>
    <w:rsid w:val="00B46819"/>
    <w:rsid w:val="00B6044D"/>
    <w:rsid w:val="00B72435"/>
    <w:rsid w:val="00B74164"/>
    <w:rsid w:val="00B76DB9"/>
    <w:rsid w:val="00B77FA9"/>
    <w:rsid w:val="00B82C6A"/>
    <w:rsid w:val="00B8483E"/>
    <w:rsid w:val="00B913EE"/>
    <w:rsid w:val="00B915AF"/>
    <w:rsid w:val="00BA38C0"/>
    <w:rsid w:val="00BB1167"/>
    <w:rsid w:val="00BB2B7D"/>
    <w:rsid w:val="00BB5777"/>
    <w:rsid w:val="00BC4717"/>
    <w:rsid w:val="00BC53B7"/>
    <w:rsid w:val="00BD3788"/>
    <w:rsid w:val="00BD5054"/>
    <w:rsid w:val="00BE34CB"/>
    <w:rsid w:val="00BF1909"/>
    <w:rsid w:val="00BF1AE9"/>
    <w:rsid w:val="00BF4AFF"/>
    <w:rsid w:val="00BF669C"/>
    <w:rsid w:val="00BF7573"/>
    <w:rsid w:val="00C06EE3"/>
    <w:rsid w:val="00C10FA8"/>
    <w:rsid w:val="00C12659"/>
    <w:rsid w:val="00C23031"/>
    <w:rsid w:val="00C25320"/>
    <w:rsid w:val="00C278EF"/>
    <w:rsid w:val="00C3223A"/>
    <w:rsid w:val="00C34E32"/>
    <w:rsid w:val="00C356AA"/>
    <w:rsid w:val="00C37661"/>
    <w:rsid w:val="00C401D6"/>
    <w:rsid w:val="00C63388"/>
    <w:rsid w:val="00C643BF"/>
    <w:rsid w:val="00C67384"/>
    <w:rsid w:val="00C74754"/>
    <w:rsid w:val="00C75B6F"/>
    <w:rsid w:val="00C809C2"/>
    <w:rsid w:val="00C82415"/>
    <w:rsid w:val="00C8618D"/>
    <w:rsid w:val="00C868ED"/>
    <w:rsid w:val="00C91231"/>
    <w:rsid w:val="00C9252F"/>
    <w:rsid w:val="00C938C6"/>
    <w:rsid w:val="00C9689F"/>
    <w:rsid w:val="00CA7060"/>
    <w:rsid w:val="00CA7B50"/>
    <w:rsid w:val="00CB2A6F"/>
    <w:rsid w:val="00CC0FFF"/>
    <w:rsid w:val="00CC1FD4"/>
    <w:rsid w:val="00CC2070"/>
    <w:rsid w:val="00CC41EE"/>
    <w:rsid w:val="00CC4D55"/>
    <w:rsid w:val="00CC5FDF"/>
    <w:rsid w:val="00CD4E50"/>
    <w:rsid w:val="00CE31D2"/>
    <w:rsid w:val="00CE7303"/>
    <w:rsid w:val="00CF517A"/>
    <w:rsid w:val="00CF54BE"/>
    <w:rsid w:val="00D019F4"/>
    <w:rsid w:val="00D020AB"/>
    <w:rsid w:val="00D04228"/>
    <w:rsid w:val="00D051D3"/>
    <w:rsid w:val="00D12980"/>
    <w:rsid w:val="00D129A6"/>
    <w:rsid w:val="00D16D02"/>
    <w:rsid w:val="00D20BE2"/>
    <w:rsid w:val="00D22823"/>
    <w:rsid w:val="00D22BF9"/>
    <w:rsid w:val="00D24A7D"/>
    <w:rsid w:val="00D25972"/>
    <w:rsid w:val="00D31256"/>
    <w:rsid w:val="00D32985"/>
    <w:rsid w:val="00D46742"/>
    <w:rsid w:val="00D546A7"/>
    <w:rsid w:val="00D54E40"/>
    <w:rsid w:val="00D617EC"/>
    <w:rsid w:val="00D633FE"/>
    <w:rsid w:val="00D72971"/>
    <w:rsid w:val="00D73127"/>
    <w:rsid w:val="00D75C4B"/>
    <w:rsid w:val="00D76520"/>
    <w:rsid w:val="00D77B34"/>
    <w:rsid w:val="00D81E38"/>
    <w:rsid w:val="00D87200"/>
    <w:rsid w:val="00D94B3A"/>
    <w:rsid w:val="00D97AD9"/>
    <w:rsid w:val="00DA0ED5"/>
    <w:rsid w:val="00DA7287"/>
    <w:rsid w:val="00DC3959"/>
    <w:rsid w:val="00DC3D12"/>
    <w:rsid w:val="00DC628F"/>
    <w:rsid w:val="00DE27C9"/>
    <w:rsid w:val="00DE634F"/>
    <w:rsid w:val="00DE720E"/>
    <w:rsid w:val="00DF0BF2"/>
    <w:rsid w:val="00DF6EAD"/>
    <w:rsid w:val="00DF76D7"/>
    <w:rsid w:val="00DF7832"/>
    <w:rsid w:val="00DF78C1"/>
    <w:rsid w:val="00E011D2"/>
    <w:rsid w:val="00E03063"/>
    <w:rsid w:val="00E049F1"/>
    <w:rsid w:val="00E1702F"/>
    <w:rsid w:val="00E272A1"/>
    <w:rsid w:val="00E312F4"/>
    <w:rsid w:val="00E35B1C"/>
    <w:rsid w:val="00E422C8"/>
    <w:rsid w:val="00E42DF9"/>
    <w:rsid w:val="00E47D5D"/>
    <w:rsid w:val="00E56B47"/>
    <w:rsid w:val="00E71680"/>
    <w:rsid w:val="00E8540B"/>
    <w:rsid w:val="00E97DCE"/>
    <w:rsid w:val="00E97DF5"/>
    <w:rsid w:val="00EA326D"/>
    <w:rsid w:val="00EA4037"/>
    <w:rsid w:val="00EB269D"/>
    <w:rsid w:val="00EC07CB"/>
    <w:rsid w:val="00EC1C40"/>
    <w:rsid w:val="00EC1F78"/>
    <w:rsid w:val="00EC55E7"/>
    <w:rsid w:val="00ED2CBD"/>
    <w:rsid w:val="00ED2F88"/>
    <w:rsid w:val="00ED34DF"/>
    <w:rsid w:val="00EE58E9"/>
    <w:rsid w:val="00EE5A50"/>
    <w:rsid w:val="00EE6530"/>
    <w:rsid w:val="00EE6888"/>
    <w:rsid w:val="00EF3F9D"/>
    <w:rsid w:val="00EF5607"/>
    <w:rsid w:val="00F0560D"/>
    <w:rsid w:val="00F05690"/>
    <w:rsid w:val="00F30951"/>
    <w:rsid w:val="00F338FA"/>
    <w:rsid w:val="00F354E4"/>
    <w:rsid w:val="00F37A9D"/>
    <w:rsid w:val="00F41B48"/>
    <w:rsid w:val="00F4469A"/>
    <w:rsid w:val="00F547F0"/>
    <w:rsid w:val="00F54F4B"/>
    <w:rsid w:val="00F57A50"/>
    <w:rsid w:val="00F67F4E"/>
    <w:rsid w:val="00F733C8"/>
    <w:rsid w:val="00F75ACD"/>
    <w:rsid w:val="00F75AE3"/>
    <w:rsid w:val="00F76AE3"/>
    <w:rsid w:val="00F76C8F"/>
    <w:rsid w:val="00F77813"/>
    <w:rsid w:val="00F84239"/>
    <w:rsid w:val="00F84763"/>
    <w:rsid w:val="00F9025C"/>
    <w:rsid w:val="00F93EF0"/>
    <w:rsid w:val="00F9449B"/>
    <w:rsid w:val="00FA1019"/>
    <w:rsid w:val="00FA1D62"/>
    <w:rsid w:val="00FA522D"/>
    <w:rsid w:val="00FB1D68"/>
    <w:rsid w:val="00FB3049"/>
    <w:rsid w:val="00FB53C3"/>
    <w:rsid w:val="00FB7271"/>
    <w:rsid w:val="00FC1048"/>
    <w:rsid w:val="00FC7D4B"/>
    <w:rsid w:val="00FD0800"/>
    <w:rsid w:val="00FD1601"/>
    <w:rsid w:val="00FD16A3"/>
    <w:rsid w:val="00FD1F3F"/>
    <w:rsid w:val="00FD269A"/>
    <w:rsid w:val="00FE044E"/>
    <w:rsid w:val="00FE077D"/>
    <w:rsid w:val="00FE78A5"/>
    <w:rsid w:val="00FE7F7B"/>
    <w:rsid w:val="00FF6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F487"/>
  <w15:chartTrackingRefBased/>
  <w15:docId w15:val="{43B1F056-F717-4E24-8940-6C6A55AA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9F"/>
    <w:rPr>
      <w:rFonts w:eastAsiaTheme="majorEastAsia" w:cstheme="majorBidi"/>
      <w:color w:val="272727" w:themeColor="text1" w:themeTint="D8"/>
    </w:rPr>
  </w:style>
  <w:style w:type="paragraph" w:styleId="Title">
    <w:name w:val="Title"/>
    <w:basedOn w:val="Normal"/>
    <w:next w:val="Normal"/>
    <w:link w:val="TitleChar"/>
    <w:uiPriority w:val="10"/>
    <w:qFormat/>
    <w:rsid w:val="00A6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9F"/>
    <w:pPr>
      <w:spacing w:before="160"/>
      <w:jc w:val="center"/>
    </w:pPr>
    <w:rPr>
      <w:i/>
      <w:iCs/>
      <w:color w:val="404040" w:themeColor="text1" w:themeTint="BF"/>
    </w:rPr>
  </w:style>
  <w:style w:type="character" w:customStyle="1" w:styleId="QuoteChar">
    <w:name w:val="Quote Char"/>
    <w:basedOn w:val="DefaultParagraphFont"/>
    <w:link w:val="Quote"/>
    <w:uiPriority w:val="29"/>
    <w:rsid w:val="00A6389F"/>
    <w:rPr>
      <w:i/>
      <w:iCs/>
      <w:color w:val="404040" w:themeColor="text1" w:themeTint="BF"/>
    </w:rPr>
  </w:style>
  <w:style w:type="paragraph" w:styleId="ListParagraph">
    <w:name w:val="List Paragraph"/>
    <w:basedOn w:val="Normal"/>
    <w:uiPriority w:val="34"/>
    <w:qFormat/>
    <w:rsid w:val="00A6389F"/>
    <w:pPr>
      <w:ind w:left="720"/>
      <w:contextualSpacing/>
    </w:pPr>
  </w:style>
  <w:style w:type="character" w:styleId="IntenseEmphasis">
    <w:name w:val="Intense Emphasis"/>
    <w:basedOn w:val="DefaultParagraphFont"/>
    <w:uiPriority w:val="21"/>
    <w:qFormat/>
    <w:rsid w:val="00A6389F"/>
    <w:rPr>
      <w:i/>
      <w:iCs/>
      <w:color w:val="0F4761" w:themeColor="accent1" w:themeShade="BF"/>
    </w:rPr>
  </w:style>
  <w:style w:type="paragraph" w:styleId="IntenseQuote">
    <w:name w:val="Intense Quote"/>
    <w:basedOn w:val="Normal"/>
    <w:next w:val="Normal"/>
    <w:link w:val="IntenseQuoteChar"/>
    <w:uiPriority w:val="30"/>
    <w:qFormat/>
    <w:rsid w:val="00A63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9F"/>
    <w:rPr>
      <w:i/>
      <w:iCs/>
      <w:color w:val="0F4761" w:themeColor="accent1" w:themeShade="BF"/>
    </w:rPr>
  </w:style>
  <w:style w:type="character" w:styleId="IntenseReference">
    <w:name w:val="Intense Reference"/>
    <w:basedOn w:val="DefaultParagraphFont"/>
    <w:uiPriority w:val="32"/>
    <w:qFormat/>
    <w:rsid w:val="00A6389F"/>
    <w:rPr>
      <w:b/>
      <w:bCs/>
      <w:smallCaps/>
      <w:color w:val="0F4761" w:themeColor="accent1" w:themeShade="BF"/>
      <w:spacing w:val="5"/>
    </w:rPr>
  </w:style>
  <w:style w:type="character" w:styleId="LineNumber">
    <w:name w:val="line number"/>
    <w:basedOn w:val="DefaultParagraphFont"/>
    <w:uiPriority w:val="99"/>
    <w:semiHidden/>
    <w:unhideWhenUsed/>
    <w:rsid w:val="006F30C3"/>
  </w:style>
  <w:style w:type="paragraph" w:styleId="Revision">
    <w:name w:val="Revision"/>
    <w:hidden/>
    <w:uiPriority w:val="99"/>
    <w:semiHidden/>
    <w:rsid w:val="00493C4F"/>
    <w:pPr>
      <w:spacing w:after="0" w:line="240" w:lineRule="auto"/>
    </w:pPr>
  </w:style>
  <w:style w:type="character" w:styleId="CommentReference">
    <w:name w:val="annotation reference"/>
    <w:basedOn w:val="DefaultParagraphFont"/>
    <w:uiPriority w:val="99"/>
    <w:semiHidden/>
    <w:unhideWhenUsed/>
    <w:rsid w:val="00386C03"/>
    <w:rPr>
      <w:sz w:val="16"/>
      <w:szCs w:val="16"/>
    </w:rPr>
  </w:style>
  <w:style w:type="paragraph" w:styleId="CommentText">
    <w:name w:val="annotation text"/>
    <w:basedOn w:val="Normal"/>
    <w:link w:val="CommentTextChar"/>
    <w:uiPriority w:val="99"/>
    <w:unhideWhenUsed/>
    <w:rsid w:val="00386C03"/>
    <w:pPr>
      <w:spacing w:line="240" w:lineRule="auto"/>
    </w:pPr>
    <w:rPr>
      <w:sz w:val="20"/>
      <w:szCs w:val="20"/>
    </w:rPr>
  </w:style>
  <w:style w:type="character" w:customStyle="1" w:styleId="CommentTextChar">
    <w:name w:val="Comment Text Char"/>
    <w:basedOn w:val="DefaultParagraphFont"/>
    <w:link w:val="CommentText"/>
    <w:uiPriority w:val="99"/>
    <w:rsid w:val="00386C03"/>
    <w:rPr>
      <w:sz w:val="20"/>
      <w:szCs w:val="20"/>
    </w:rPr>
  </w:style>
  <w:style w:type="paragraph" w:styleId="CommentSubject">
    <w:name w:val="annotation subject"/>
    <w:basedOn w:val="CommentText"/>
    <w:next w:val="CommentText"/>
    <w:link w:val="CommentSubjectChar"/>
    <w:uiPriority w:val="99"/>
    <w:semiHidden/>
    <w:unhideWhenUsed/>
    <w:rsid w:val="00386C03"/>
    <w:rPr>
      <w:b/>
      <w:bCs/>
    </w:rPr>
  </w:style>
  <w:style w:type="character" w:customStyle="1" w:styleId="CommentSubjectChar">
    <w:name w:val="Comment Subject Char"/>
    <w:basedOn w:val="CommentTextChar"/>
    <w:link w:val="CommentSubject"/>
    <w:uiPriority w:val="99"/>
    <w:semiHidden/>
    <w:rsid w:val="00386C03"/>
    <w:rPr>
      <w:b/>
      <w:bCs/>
      <w:sz w:val="20"/>
      <w:szCs w:val="20"/>
    </w:rPr>
  </w:style>
  <w:style w:type="paragraph" w:styleId="Header">
    <w:name w:val="header"/>
    <w:basedOn w:val="Normal"/>
    <w:link w:val="HeaderChar"/>
    <w:uiPriority w:val="99"/>
    <w:unhideWhenUsed/>
    <w:rsid w:val="000473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3E4"/>
  </w:style>
  <w:style w:type="paragraph" w:styleId="Footer">
    <w:name w:val="footer"/>
    <w:basedOn w:val="Normal"/>
    <w:link w:val="FooterChar"/>
    <w:uiPriority w:val="99"/>
    <w:unhideWhenUsed/>
    <w:rsid w:val="000473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45</Pages>
  <Words>12478</Words>
  <Characters>71131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Joshi</dc:creator>
  <cp:keywords/>
  <dc:description/>
  <cp:lastModifiedBy>Vishal Joshi</cp:lastModifiedBy>
  <cp:revision>185</cp:revision>
  <dcterms:created xsi:type="dcterms:W3CDTF">2026-01-30T12:03:00Z</dcterms:created>
  <dcterms:modified xsi:type="dcterms:W3CDTF">2026-01-30T21:25:00Z</dcterms:modified>
</cp:coreProperties>
</file>